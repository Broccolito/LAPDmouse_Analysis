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35B83D87" w:rsidR="00D94B74" w:rsidRPr="00AB0760" w:rsidRDefault="00D94B74" w:rsidP="00D94B74">
      <w:pPr>
        <w:spacing w:line="480" w:lineRule="auto"/>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Corresponding author:</w:t>
      </w:r>
      <w:r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063573E4"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cdarquenne@health.ucsd.edu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4ED80254" w14:textId="4EE3A3CC" w:rsidR="00542F84" w:rsidRPr="00AB0760" w:rsidDel="00907BE9" w:rsidRDefault="00B45CCB" w:rsidP="00D94B74">
      <w:pPr>
        <w:autoSpaceDE w:val="0"/>
        <w:autoSpaceDN w:val="0"/>
        <w:adjustRightInd w:val="0"/>
        <w:spacing w:after="0" w:line="480" w:lineRule="auto"/>
        <w:jc w:val="both"/>
        <w:rPr>
          <w:del w:id="0" w:author="Darquenne, Chantal" w:date="2020-05-01T15:52:00Z"/>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ins w:id="1" w:author="Darquenne, Chantal" w:date="2020-05-01T15:40:00Z">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ins>
      <w:r w:rsidRPr="00AB0760">
        <w:rPr>
          <w:rFonts w:ascii="Times New Roman" w:hAnsi="Times New Roman" w:cs="Times New Roman"/>
          <w:color w:val="000000" w:themeColor="text1"/>
          <w:sz w:val="24"/>
          <w:szCs w:val="24"/>
          <w:shd w:val="clear" w:color="auto" w:fill="FFFFFF"/>
        </w:rPr>
        <w:t xml:space="preserve">. </w:t>
      </w:r>
      <w:ins w:id="2" w:author="Darquenne, Chantal" w:date="2020-05-01T15:43:00Z">
        <w:r w:rsidR="00542F84" w:rsidRPr="00AB0760">
          <w:rPr>
            <w:rFonts w:ascii="Times New Roman" w:hAnsi="Times New Roman" w:cs="Times New Roman"/>
            <w:sz w:val="24"/>
            <w:szCs w:val="24"/>
          </w:rPr>
          <w:t>K</w:t>
        </w:r>
      </w:ins>
      <w:ins w:id="3" w:author="Darquenne, Chantal" w:date="2020-05-01T15:42:00Z">
        <w:r w:rsidR="00542F84" w:rsidRPr="00AB0760">
          <w:rPr>
            <w:rFonts w:ascii="Times New Roman" w:hAnsi="Times New Roman" w:cs="Times New Roman"/>
            <w:sz w:val="24"/>
            <w:szCs w:val="24"/>
          </w:rPr>
          <w:t>nowledge of the in-situ distribution of deposited p</w:t>
        </w:r>
      </w:ins>
      <w:ins w:id="4" w:author="Darquenne, Chantal" w:date="2020-05-01T15:43:00Z">
        <w:r w:rsidR="00542F84" w:rsidRPr="00AB0760">
          <w:rPr>
            <w:rFonts w:ascii="Times New Roman" w:hAnsi="Times New Roman" w:cs="Times New Roman"/>
            <w:sz w:val="24"/>
            <w:szCs w:val="24"/>
          </w:rPr>
          <w:t>article</w:t>
        </w:r>
      </w:ins>
      <w:ins w:id="5" w:author="Darquenne, Chantal" w:date="2020-05-01T15:42:00Z">
        <w:r w:rsidR="00542F84" w:rsidRPr="00AB0760">
          <w:rPr>
            <w:rFonts w:ascii="Times New Roman" w:hAnsi="Times New Roman" w:cs="Times New Roman"/>
            <w:sz w:val="24"/>
            <w:szCs w:val="24"/>
          </w:rPr>
          <w:t>s on airway and alveolar surfaces is essential in any assessment of the</w:t>
        </w:r>
      </w:ins>
      <w:ins w:id="6" w:author="Darquenne, Chantal" w:date="2020-05-01T15:44:00Z">
        <w:r w:rsidR="00542F84" w:rsidRPr="00AB0760">
          <w:rPr>
            <w:rFonts w:ascii="Times New Roman" w:hAnsi="Times New Roman" w:cs="Times New Roman"/>
            <w:sz w:val="24"/>
            <w:szCs w:val="24"/>
          </w:rPr>
          <w:t>se effects.</w:t>
        </w:r>
      </w:ins>
      <w:ins w:id="7" w:author="Darquenne, Chantal" w:date="2020-05-01T15:42:00Z">
        <w:r w:rsidR="00542F84" w:rsidRPr="00AB0760">
          <w:rPr>
            <w:rFonts w:ascii="Times New Roman" w:hAnsi="Times New Roman" w:cs="Times New Roman"/>
            <w:sz w:val="24"/>
            <w:szCs w:val="24"/>
          </w:rPr>
          <w:t xml:space="preserve"> </w:t>
        </w:r>
      </w:ins>
      <w:del w:id="8" w:author="Darquenne, Chantal" w:date="2020-05-01T15:44:00Z">
        <w:r w:rsidRPr="00AB0760" w:rsidDel="00542F84">
          <w:rPr>
            <w:rFonts w:ascii="Times New Roman" w:hAnsi="Times New Roman" w:cs="Times New Roman"/>
            <w:color w:val="000000" w:themeColor="text1"/>
            <w:sz w:val="24"/>
            <w:szCs w:val="24"/>
            <w:shd w:val="clear" w:color="auto" w:fill="FFFFFF"/>
          </w:rPr>
          <w:delText xml:space="preserve">To do so, it is important to measure not only the total dose of deposited particulates but also their spatial distribution in the lung. </w:delText>
        </w:r>
      </w:del>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ins w:id="9" w:author="Darquenne, Chantal" w:date="2020-05-01T15:52:00Z">
        <w:r w:rsidR="00907BE9" w:rsidRPr="00AB0760">
          <w:rPr>
            <w:rFonts w:ascii="Times New Roman" w:hAnsi="Times New Roman" w:cs="Times New Roman"/>
            <w:color w:val="000000" w:themeColor="text1"/>
            <w:sz w:val="24"/>
            <w:szCs w:val="24"/>
            <w:shd w:val="clear" w:color="auto" w:fill="FFFFFF"/>
          </w:rPr>
          <w:t xml:space="preserve">laboratory </w:t>
        </w:r>
      </w:ins>
      <w:r w:rsidRPr="00AB0760">
        <w:rPr>
          <w:rFonts w:ascii="Times New Roman" w:hAnsi="Times New Roman" w:cs="Times New Roman"/>
          <w:color w:val="000000" w:themeColor="text1"/>
          <w:sz w:val="24"/>
          <w:szCs w:val="24"/>
          <w:shd w:val="clear" w:color="auto" w:fill="FFFFFF"/>
        </w:rPr>
        <w:t xml:space="preserve">mice have been recently made </w:t>
      </w:r>
      <w:ins w:id="10" w:author="Darquenne, Chantal" w:date="2020-05-01T15:49:00Z">
        <w:r w:rsidR="00907BE9" w:rsidRPr="00AB0760">
          <w:rPr>
            <w:rFonts w:ascii="Times New Roman" w:hAnsi="Times New Roman" w:cs="Times New Roman"/>
            <w:color w:val="000000" w:themeColor="text1"/>
            <w:sz w:val="24"/>
            <w:szCs w:val="24"/>
            <w:shd w:val="clear" w:color="auto" w:fill="FFFFFF"/>
          </w:rPr>
          <w:t xml:space="preserve">publicly </w:t>
        </w:r>
      </w:ins>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w:t>
      </w:r>
      <w:del w:id="11" w:author="Darquenne, Chantal" w:date="2020-05-01T15:52:00Z">
        <w:r w:rsidR="00542F84" w:rsidRPr="00AB0760" w:rsidDel="00907BE9">
          <w:rPr>
            <w:rFonts w:ascii="Times New Roman" w:hAnsi="Times New Roman" w:cs="Times New Roman"/>
            <w:sz w:val="24"/>
            <w:szCs w:val="24"/>
          </w:rPr>
          <w:delText>The mouse is one of the most commonly used animal models in toxicological and preclinical studies. It is thus important to understand heterogeneities in deposition patterns not only within a single mouse lung but also across different strains. This is the focus of this study. In particular, we investigated the effect of particle size on the lobar distribution of aerosol deposition and also on deposition patterns at the near-acini level.</w:delText>
        </w:r>
      </w:del>
    </w:p>
    <w:p w14:paraId="08EB8849" w14:textId="1632178C" w:rsidR="00542F84" w:rsidRPr="00AB0760" w:rsidDel="00907BE9" w:rsidRDefault="00542F84" w:rsidP="00D94B74">
      <w:pPr>
        <w:spacing w:line="480" w:lineRule="auto"/>
        <w:jc w:val="both"/>
        <w:rPr>
          <w:del w:id="12" w:author="Darquenne, Chantal" w:date="2020-05-01T15:52:00Z"/>
          <w:rFonts w:ascii="Times New Roman" w:hAnsi="Times New Roman" w:cs="Times New Roman"/>
          <w:color w:val="000000" w:themeColor="text1"/>
          <w:sz w:val="24"/>
          <w:szCs w:val="24"/>
          <w:shd w:val="clear" w:color="auto" w:fill="FFFFFF"/>
        </w:rPr>
      </w:pPr>
    </w:p>
    <w:p w14:paraId="2AC21216" w14:textId="077566C4" w:rsidR="00BB2328" w:rsidRPr="00AB0760" w:rsidDel="00D94B74" w:rsidRDefault="00B45CCB" w:rsidP="00D94B74">
      <w:pPr>
        <w:spacing w:line="480" w:lineRule="auto"/>
        <w:jc w:val="both"/>
        <w:rPr>
          <w:del w:id="13" w:author="Darquenne, Chantal" w:date="2020-05-03T14:07:00Z"/>
          <w:rFonts w:ascii="Times New Roman" w:hAnsi="Times New Roman" w:cs="Times New Roman"/>
          <w:b/>
          <w:bCs/>
          <w:sz w:val="24"/>
          <w:szCs w:val="24"/>
        </w:rPr>
      </w:pPr>
      <w:r w:rsidRPr="00AB0760">
        <w:rPr>
          <w:rFonts w:ascii="Times New Roman" w:hAnsi="Times New Roman" w:cs="Times New Roman"/>
          <w:color w:val="000000" w:themeColor="text1"/>
          <w:sz w:val="24"/>
          <w:szCs w:val="24"/>
          <w:shd w:val="clear" w:color="auto" w:fill="FFFFFF"/>
        </w:rPr>
        <w:t xml:space="preserve">Using these data, we </w:t>
      </w:r>
      <w:del w:id="14" w:author="Darquenne, Chantal" w:date="2020-05-01T15:53:00Z">
        <w:r w:rsidRPr="00AB0760" w:rsidDel="00907BE9">
          <w:rPr>
            <w:rFonts w:ascii="Times New Roman" w:hAnsi="Times New Roman" w:cs="Times New Roman"/>
            <w:color w:val="000000" w:themeColor="text1"/>
            <w:sz w:val="24"/>
            <w:szCs w:val="24"/>
            <w:shd w:val="clear" w:color="auto" w:fill="FFFFFF"/>
          </w:rPr>
          <w:delText xml:space="preserve">determined </w:delText>
        </w:r>
      </w:del>
      <w:ins w:id="15" w:author="Darquenne, Chantal" w:date="2020-05-01T15:53:00Z">
        <w:r w:rsidR="00907BE9" w:rsidRPr="00AB0760">
          <w:rPr>
            <w:rFonts w:ascii="Times New Roman" w:hAnsi="Times New Roman" w:cs="Times New Roman"/>
            <w:color w:val="000000" w:themeColor="text1"/>
            <w:sz w:val="24"/>
            <w:szCs w:val="24"/>
            <w:shd w:val="clear" w:color="auto" w:fill="FFFFFF"/>
          </w:rPr>
          <w:t xml:space="preserve">investigated </w:t>
        </w:r>
      </w:ins>
      <w:r w:rsidRPr="00AB0760">
        <w:rPr>
          <w:rFonts w:ascii="Times New Roman" w:hAnsi="Times New Roman" w:cs="Times New Roman"/>
          <w:color w:val="000000" w:themeColor="text1"/>
          <w:sz w:val="24"/>
          <w:szCs w:val="24"/>
          <w:shd w:val="clear" w:color="auto" w:fill="FFFFFF"/>
        </w:rPr>
        <w:t xml:space="preserve">the effect of particle size </w:t>
      </w:r>
      <w:del w:id="16" w:author="Darquenne, Chantal" w:date="2020-05-03T14:20:00Z">
        <w:r w:rsidRPr="00AB0760" w:rsidDel="00210EF6">
          <w:rPr>
            <w:rFonts w:ascii="Times New Roman" w:hAnsi="Times New Roman" w:cs="Times New Roman"/>
            <w:color w:val="000000" w:themeColor="text1"/>
            <w:sz w:val="24"/>
            <w:szCs w:val="24"/>
            <w:shd w:val="clear" w:color="auto" w:fill="FFFFFF"/>
          </w:rPr>
          <w:delText>(</w:delText>
        </w:r>
        <w:r w:rsidR="004F7847" w:rsidRPr="00AB0760" w:rsidDel="00210EF6">
          <w:rPr>
            <w:rFonts w:ascii="Times New Roman" w:hAnsi="Times New Roman" w:cs="Times New Roman"/>
            <w:color w:val="000000" w:themeColor="text1"/>
            <w:sz w:val="24"/>
            <w:szCs w:val="24"/>
            <w:shd w:val="clear" w:color="auto" w:fill="FFFFFF"/>
          </w:rPr>
          <w:delText xml:space="preserve">0.5, </w:delText>
        </w:r>
        <w:r w:rsidRPr="00AB0760" w:rsidDel="00210EF6">
          <w:rPr>
            <w:rFonts w:ascii="Times New Roman" w:hAnsi="Times New Roman" w:cs="Times New Roman"/>
            <w:color w:val="000000" w:themeColor="text1"/>
            <w:sz w:val="24"/>
            <w:szCs w:val="24"/>
            <w:shd w:val="clear" w:color="auto" w:fill="FFFFFF"/>
          </w:rPr>
          <w:delText xml:space="preserve">1 and 2 µm) </w:delText>
        </w:r>
      </w:del>
      <w:r w:rsidRPr="00AB0760">
        <w:rPr>
          <w:rFonts w:ascii="Times New Roman" w:hAnsi="Times New Roman" w:cs="Times New Roman"/>
          <w:color w:val="000000" w:themeColor="text1"/>
          <w:sz w:val="24"/>
          <w:szCs w:val="24"/>
          <w:shd w:val="clear" w:color="auto" w:fill="FFFFFF"/>
        </w:rPr>
        <w:t xml:space="preserve">on the distribution of deposited particles </w:t>
      </w:r>
      <w:ins w:id="17" w:author="Darquenne, Chantal" w:date="2020-05-03T17:47:00Z">
        <w:r w:rsidR="004E6D37" w:rsidRPr="00AB0760">
          <w:rPr>
            <w:rFonts w:ascii="Times New Roman" w:hAnsi="Times New Roman" w:cs="Times New Roman"/>
            <w:color w:val="000000" w:themeColor="text1"/>
            <w:sz w:val="24"/>
            <w:szCs w:val="24"/>
            <w:shd w:val="clear" w:color="auto" w:fill="FFFFFF"/>
          </w:rPr>
          <w:t xml:space="preserve">at the lobar and </w:t>
        </w:r>
      </w:ins>
      <w:del w:id="18" w:author="Darquenne, Chantal" w:date="2020-05-03T17:47:00Z">
        <w:r w:rsidRPr="00AB0760" w:rsidDel="004E6D37">
          <w:rPr>
            <w:rFonts w:ascii="Times New Roman" w:hAnsi="Times New Roman" w:cs="Times New Roman"/>
            <w:color w:val="000000" w:themeColor="text1"/>
            <w:sz w:val="24"/>
            <w:szCs w:val="24"/>
            <w:shd w:val="clear" w:color="auto" w:fill="FFFFFF"/>
          </w:rPr>
          <w:delText>between lobes</w:delText>
        </w:r>
      </w:del>
      <w:ins w:id="19" w:author="Darquenne, Chantal" w:date="2020-05-01T15:54:00Z">
        <w:r w:rsidR="00907BE9" w:rsidRPr="00AB0760">
          <w:rPr>
            <w:rFonts w:ascii="Times New Roman" w:hAnsi="Times New Roman" w:cs="Times New Roman"/>
            <w:color w:val="000000" w:themeColor="text1"/>
            <w:sz w:val="24"/>
            <w:szCs w:val="24"/>
            <w:shd w:val="clear" w:color="auto" w:fill="FFFFFF"/>
          </w:rPr>
          <w:t>near-acini level</w:t>
        </w:r>
      </w:ins>
      <w:r w:rsidRPr="00AB0760">
        <w:rPr>
          <w:rFonts w:ascii="Times New Roman" w:hAnsi="Times New Roman" w:cs="Times New Roman"/>
          <w:color w:val="000000" w:themeColor="text1"/>
          <w:sz w:val="24"/>
          <w:szCs w:val="24"/>
          <w:shd w:val="clear" w:color="auto" w:fill="FFFFFF"/>
        </w:rPr>
        <w:t>. Analysis was performed on a total of 3</w:t>
      </w:r>
      <w:del w:id="20" w:author="Darquenne, Chantal" w:date="2020-05-01T15:54:00Z">
        <w:r w:rsidR="004F7847" w:rsidRPr="00AB0760" w:rsidDel="00907BE9">
          <w:rPr>
            <w:rFonts w:ascii="Times New Roman" w:hAnsi="Times New Roman" w:cs="Times New Roman"/>
            <w:color w:val="000000" w:themeColor="text1"/>
            <w:sz w:val="24"/>
            <w:szCs w:val="24"/>
            <w:shd w:val="clear" w:color="auto" w:fill="FFFFFF"/>
          </w:rPr>
          <w:delText>4</w:delText>
        </w:r>
      </w:del>
      <w:ins w:id="21" w:author="Darquenne, Chantal" w:date="2020-05-01T15:54:00Z">
        <w:r w:rsidR="00907BE9" w:rsidRPr="00AB0760">
          <w:rPr>
            <w:rFonts w:ascii="Times New Roman" w:hAnsi="Times New Roman" w:cs="Times New Roman"/>
            <w:color w:val="000000" w:themeColor="text1"/>
            <w:sz w:val="24"/>
            <w:szCs w:val="24"/>
            <w:shd w:val="clear" w:color="auto" w:fill="FFFFFF"/>
          </w:rPr>
          <w:t>3</w:t>
        </w:r>
      </w:ins>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ins w:id="22" w:author="Darquenne, Chantal" w:date="2020-05-03T14:05:00Z">
        <w:r w:rsidR="00D94B74" w:rsidRPr="00AB0760">
          <w:rPr>
            <w:rFonts w:ascii="Times New Roman" w:hAnsi="Times New Roman" w:cs="Times New Roman"/>
            <w:color w:val="000000" w:themeColor="text1"/>
            <w:sz w:val="24"/>
            <w:szCs w:val="24"/>
            <w:shd w:val="clear" w:color="auto" w:fill="FFFFFF"/>
          </w:rPr>
          <w:t xml:space="preserve">, </w:t>
        </w:r>
      </w:ins>
      <w:del w:id="23"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 xml:space="preserve"> (</w:delText>
        </w:r>
      </w:del>
      <w:r w:rsidR="00213D76" w:rsidRPr="00AB0760">
        <w:rPr>
          <w:rFonts w:ascii="Times New Roman" w:hAnsi="Times New Roman" w:cs="Times New Roman"/>
          <w:color w:val="000000" w:themeColor="text1"/>
          <w:sz w:val="24"/>
          <w:szCs w:val="24"/>
          <w:shd w:val="clear" w:color="auto" w:fill="FFFFFF"/>
        </w:rPr>
        <w:t>16 and 1</w:t>
      </w:r>
      <w:del w:id="24" w:author="Darquenne, Chantal" w:date="2020-05-01T15:54:00Z">
        <w:r w:rsidR="00213D76" w:rsidRPr="00AB0760" w:rsidDel="00907BE9">
          <w:rPr>
            <w:rFonts w:ascii="Times New Roman" w:hAnsi="Times New Roman" w:cs="Times New Roman"/>
            <w:color w:val="000000" w:themeColor="text1"/>
            <w:sz w:val="24"/>
            <w:szCs w:val="24"/>
            <w:shd w:val="clear" w:color="auto" w:fill="FFFFFF"/>
          </w:rPr>
          <w:delText>5</w:delText>
        </w:r>
      </w:del>
      <w:ins w:id="25" w:author="Darquenne, Chantal" w:date="2020-05-01T15:54:00Z">
        <w:r w:rsidR="00907BE9" w:rsidRPr="00AB0760">
          <w:rPr>
            <w:rFonts w:ascii="Times New Roman" w:hAnsi="Times New Roman" w:cs="Times New Roman"/>
            <w:color w:val="000000" w:themeColor="text1"/>
            <w:sz w:val="24"/>
            <w:szCs w:val="24"/>
            <w:shd w:val="clear" w:color="auto" w:fill="FFFFFF"/>
          </w:rPr>
          <w:t>4</w:t>
        </w:r>
      </w:ins>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ins w:id="26" w:author="Darquenne, Chantal" w:date="2020-05-03T14:05:00Z">
        <w:r w:rsidR="00D94B74" w:rsidRPr="00AB0760">
          <w:rPr>
            <w:rFonts w:ascii="Times New Roman" w:hAnsi="Times New Roman" w:cs="Times New Roman"/>
            <w:color w:val="000000" w:themeColor="text1"/>
            <w:sz w:val="24"/>
            <w:szCs w:val="24"/>
            <w:shd w:val="clear" w:color="auto" w:fill="FFFFFF"/>
          </w:rPr>
          <w:t xml:space="preserve">, </w:t>
        </w:r>
      </w:ins>
      <w:del w:id="27"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 xml:space="preserve"> (</w:delText>
        </w:r>
      </w:del>
      <w:r w:rsidR="00213D76" w:rsidRPr="00AB0760">
        <w:rPr>
          <w:rFonts w:ascii="Times New Roman" w:hAnsi="Times New Roman" w:cs="Times New Roman"/>
          <w:color w:val="000000" w:themeColor="text1"/>
          <w:sz w:val="24"/>
          <w:szCs w:val="24"/>
          <w:shd w:val="clear" w:color="auto" w:fill="FFFFFF"/>
        </w:rPr>
        <w:t>1µm and 2µm</w:t>
      </w:r>
      <w:del w:id="28" w:author="Darquenne, Chantal" w:date="2020-05-03T14:05:00Z">
        <w:r w:rsidR="00213D76" w:rsidRPr="00AB0760" w:rsidDel="00D94B74">
          <w:rPr>
            <w:rFonts w:ascii="Times New Roman" w:hAnsi="Times New Roman" w:cs="Times New Roman"/>
            <w:color w:val="000000" w:themeColor="text1"/>
            <w:sz w:val="24"/>
            <w:szCs w:val="24"/>
            <w:shd w:val="clear" w:color="auto" w:fill="FFFFFF"/>
          </w:rPr>
          <w:delText>)</w:delText>
        </w:r>
      </w:del>
      <w:r w:rsidRPr="00AB0760">
        <w:rPr>
          <w:rFonts w:ascii="Times New Roman" w:hAnsi="Times New Roman" w:cs="Times New Roman"/>
          <w:color w:val="000000" w:themeColor="text1"/>
          <w:sz w:val="24"/>
          <w:szCs w:val="24"/>
          <w:shd w:val="clear" w:color="auto" w:fill="FFFFFF"/>
        </w:rPr>
        <w:t xml:space="preserve"> particles</w:t>
      </w:r>
      <w:ins w:id="29" w:author="Darquenne, Chantal" w:date="2020-05-03T14:06:00Z">
        <w:r w:rsidR="00D94B74" w:rsidRPr="00AB0760">
          <w:rPr>
            <w:rFonts w:ascii="Times New Roman" w:hAnsi="Times New Roman" w:cs="Times New Roman"/>
            <w:color w:val="000000" w:themeColor="text1"/>
            <w:sz w:val="24"/>
            <w:szCs w:val="24"/>
            <w:shd w:val="clear" w:color="auto" w:fill="FFFFFF"/>
          </w:rPr>
          <w:t>, respectively</w:t>
        </w:r>
      </w:ins>
      <w:r w:rsidRPr="00AB0760">
        <w:rPr>
          <w:rFonts w:ascii="Times New Roman" w:hAnsi="Times New Roman" w:cs="Times New Roman"/>
          <w:color w:val="000000" w:themeColor="text1"/>
          <w:sz w:val="24"/>
          <w:szCs w:val="24"/>
          <w:shd w:val="clear" w:color="auto" w:fill="FFFFFF"/>
        </w:rPr>
        <w:t xml:space="preserve">. </w:t>
      </w:r>
      <w:ins w:id="30" w:author="Darquenne, Chantal" w:date="2020-05-03T14:11:00Z">
        <w:r w:rsidR="00D94B74" w:rsidRPr="00AB0760">
          <w:rPr>
            <w:rFonts w:ascii="Times New Roman" w:hAnsi="Times New Roman" w:cs="Times New Roman"/>
            <w:color w:val="000000" w:themeColor="text1"/>
            <w:sz w:val="24"/>
            <w:szCs w:val="24"/>
            <w:shd w:val="clear" w:color="auto" w:fill="FFFFFF"/>
          </w:rPr>
          <w:t>Ratio of normalized</w:t>
        </w:r>
      </w:ins>
      <w:r w:rsidRPr="00AB0760">
        <w:rPr>
          <w:rFonts w:ascii="Times New Roman" w:hAnsi="Times New Roman" w:cs="Times New Roman"/>
          <w:color w:val="000000" w:themeColor="text1"/>
          <w:sz w:val="24"/>
          <w:szCs w:val="24"/>
          <w:shd w:val="clear" w:color="auto" w:fill="FFFFFF"/>
        </w:rPr>
        <w:t xml:space="preserve"> deposition </w:t>
      </w:r>
      <w:del w:id="31" w:author="Darquenne, Chantal" w:date="2020-05-03T14:11:00Z">
        <w:r w:rsidRPr="00AB0760" w:rsidDel="00D94B74">
          <w:rPr>
            <w:rFonts w:ascii="Times New Roman" w:hAnsi="Times New Roman" w:cs="Times New Roman"/>
            <w:color w:val="000000" w:themeColor="text1"/>
            <w:sz w:val="24"/>
            <w:szCs w:val="24"/>
            <w:shd w:val="clear" w:color="auto" w:fill="FFFFFF"/>
          </w:rPr>
          <w:delText xml:space="preserve">(volume) was normalized by the sum of deposition (volume) in each of the five lobes. For each animal, we then calculated the particle deposition </w:delText>
        </w:r>
      </w:del>
      <w:r w:rsidRPr="00AB0760">
        <w:rPr>
          <w:rFonts w:ascii="Times New Roman" w:hAnsi="Times New Roman" w:cs="Times New Roman"/>
          <w:color w:val="000000" w:themeColor="text1"/>
          <w:sz w:val="24"/>
          <w:szCs w:val="24"/>
          <w:shd w:val="clear" w:color="auto" w:fill="FFFFFF"/>
        </w:rPr>
        <w:t xml:space="preserve">to </w:t>
      </w:r>
      <w:ins w:id="32" w:author="Darquenne, Chantal" w:date="2020-05-03T14:11:00Z">
        <w:r w:rsidR="00D94B74" w:rsidRPr="00AB0760">
          <w:rPr>
            <w:rFonts w:ascii="Times New Roman" w:hAnsi="Times New Roman" w:cs="Times New Roman"/>
            <w:color w:val="000000" w:themeColor="text1"/>
            <w:sz w:val="24"/>
            <w:szCs w:val="24"/>
            <w:shd w:val="clear" w:color="auto" w:fill="FFFFFF"/>
          </w:rPr>
          <w:t xml:space="preserve">normalized </w:t>
        </w:r>
      </w:ins>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ins w:id="33" w:author="Darquenne, Chantal" w:date="2020-05-03T14:11:00Z">
        <w:r w:rsidR="00D94B74" w:rsidRPr="00AB0760">
          <w:rPr>
            <w:rFonts w:ascii="Times New Roman" w:hAnsi="Times New Roman" w:cs="Times New Roman"/>
            <w:color w:val="000000" w:themeColor="text1"/>
            <w:sz w:val="24"/>
            <w:szCs w:val="24"/>
            <w:shd w:val="clear" w:color="auto" w:fill="FFFFFF"/>
          </w:rPr>
          <w:t xml:space="preserve">as calculated </w:t>
        </w:r>
      </w:ins>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del w:id="34" w:author="Darquenne, Chantal" w:date="2020-05-01T15:56:00Z">
        <w:r w:rsidRPr="00AB0760" w:rsidDel="00907BE9">
          <w:rPr>
            <w:rFonts w:ascii="Times New Roman" w:hAnsi="Times New Roman" w:cs="Times New Roman"/>
            <w:color w:val="000000" w:themeColor="text1"/>
            <w:sz w:val="24"/>
            <w:szCs w:val="24"/>
            <w:shd w:val="clear" w:color="auto" w:fill="FFFFFF"/>
          </w:rPr>
          <w:delText xml:space="preserve">When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=1</m:t>
          </m:r>
        </m:oMath>
        <w:r w:rsidRPr="00AB0760" w:rsidDel="00907BE9">
          <w:rPr>
            <w:rFonts w:ascii="Times New Roman" w:hAnsi="Times New Roman" w:cs="Times New Roman"/>
            <w:color w:val="000000" w:themeColor="text1"/>
            <w:sz w:val="24"/>
            <w:szCs w:val="24"/>
            <w:shd w:val="clear" w:color="auto" w:fill="FFFFFF"/>
          </w:rPr>
          <w:delText xml:space="preserve">, particle deposition is proportional to lobar volume; when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sidDel="00907BE9">
          <w:rPr>
            <w:rFonts w:ascii="Times New Roman" w:hAnsi="Times New Roman" w:cs="Times New Roman"/>
            <w:color w:val="000000" w:themeColor="text1"/>
            <w:sz w:val="24"/>
            <w:szCs w:val="24"/>
            <w:shd w:val="clear" w:color="auto" w:fill="FFFFFF"/>
          </w:rPr>
          <w:delText xml:space="preserve"> differs from one, lobar deposition is relatively greater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&gt;1</m:t>
          </m:r>
        </m:oMath>
        <w:r w:rsidRPr="00AB0760" w:rsidDel="00907BE9">
          <w:rPr>
            <w:rFonts w:ascii="Times New Roman" w:hAnsi="Times New Roman" w:cs="Times New Roman"/>
            <w:color w:val="000000" w:themeColor="text1"/>
            <w:sz w:val="24"/>
            <w:szCs w:val="24"/>
            <w:shd w:val="clear" w:color="auto" w:fill="FFFFFF"/>
          </w:rPr>
          <w:delText>) or smaller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&lt;1</m:t>
          </m:r>
        </m:oMath>
        <w:r w:rsidRPr="00AB0760" w:rsidDel="00907BE9">
          <w:rPr>
            <w:rFonts w:ascii="Times New Roman" w:hAnsi="Times New Roman" w:cs="Times New Roman"/>
            <w:color w:val="000000" w:themeColor="text1"/>
            <w:sz w:val="24"/>
            <w:szCs w:val="24"/>
            <w:shd w:val="clear" w:color="auto" w:fill="FFFFFF"/>
          </w:rPr>
          <w:delText>) than lobar volume.</w:delText>
        </w:r>
        <w:r w:rsidR="00BB2328" w:rsidRPr="00AB0760" w:rsidDel="00907BE9">
          <w:rPr>
            <w:rFonts w:ascii="Times New Roman" w:hAnsi="Times New Roman" w:cs="Times New Roman"/>
            <w:color w:val="000000" w:themeColor="text1"/>
            <w:sz w:val="24"/>
            <w:szCs w:val="24"/>
            <w:shd w:val="clear" w:color="auto" w:fill="FFFFFF"/>
          </w:rPr>
          <w:delText xml:space="preserve"> </w:delText>
        </w:r>
      </w:del>
      <w:r w:rsidR="00D36872" w:rsidRPr="00AB0760">
        <w:rPr>
          <w:rFonts w:ascii="Times New Roman" w:hAnsi="Times New Roman" w:cs="Times New Roman"/>
          <w:color w:val="000000" w:themeColor="text1"/>
          <w:sz w:val="24"/>
          <w:szCs w:val="24"/>
          <w:shd w:val="clear" w:color="auto" w:fill="FFFFFF"/>
        </w:rPr>
        <w:t>At the near-acini level</w:t>
      </w:r>
      <w:del w:id="35" w:author="Darquenne, Chantal" w:date="2020-05-03T14:06:00Z">
        <w:r w:rsidR="00D36872" w:rsidRPr="00AB0760" w:rsidDel="00D94B74">
          <w:rPr>
            <w:rFonts w:ascii="Times New Roman" w:hAnsi="Times New Roman" w:cs="Times New Roman"/>
            <w:color w:val="000000" w:themeColor="text1"/>
            <w:sz w:val="24"/>
            <w:szCs w:val="24"/>
            <w:shd w:val="clear" w:color="auto" w:fill="FFFFFF"/>
          </w:rPr>
          <w:delText>, for each animal</w:delText>
        </w:r>
      </w:del>
      <w:r w:rsidR="00D36872" w:rsidRPr="00AB0760">
        <w:rPr>
          <w:rFonts w:ascii="Times New Roman" w:hAnsi="Times New Roman" w:cs="Times New Roman"/>
          <w:color w:val="000000" w:themeColor="text1"/>
          <w:sz w:val="24"/>
          <w:szCs w:val="24"/>
          <w:shd w:val="clear" w:color="auto" w:fill="FFFFFF"/>
        </w:rPr>
        <w:t xml:space="preserve">, </w:t>
      </w:r>
      <w:ins w:id="36" w:author="Darquenne, Chantal" w:date="2020-05-03T14:09:00Z">
        <w:r w:rsidR="00D94B74" w:rsidRPr="00AB0760">
          <w:rPr>
            <w:rFonts w:ascii="Times New Roman" w:hAnsi="Times New Roman" w:cs="Times New Roman"/>
            <w:color w:val="000000" w:themeColor="text1"/>
            <w:sz w:val="24"/>
            <w:szCs w:val="24"/>
            <w:shd w:val="clear" w:color="auto" w:fill="FFFFFF"/>
          </w:rPr>
          <w:t xml:space="preserve">the skew and standard deviation of the </w:t>
        </w:r>
      </w:ins>
      <w:r w:rsidR="00D36872" w:rsidRPr="00AB0760">
        <w:rPr>
          <w:rFonts w:ascii="Times New Roman" w:hAnsi="Times New Roman" w:cs="Times New Roman"/>
          <w:color w:val="000000" w:themeColor="text1"/>
          <w:sz w:val="24"/>
          <w:szCs w:val="24"/>
          <w:shd w:val="clear" w:color="auto" w:fill="FFFFFF"/>
        </w:rPr>
        <w:t>frequency distribution particle deposition</w:t>
      </w:r>
      <w:ins w:id="37" w:author="Darquenne, Chantal" w:date="2020-05-03T14:16:00Z">
        <w:r w:rsidR="00210EF6" w:rsidRPr="00AB0760">
          <w:rPr>
            <w:rFonts w:ascii="Times New Roman" w:hAnsi="Times New Roman" w:cs="Times New Roman"/>
            <w:color w:val="000000" w:themeColor="text1"/>
            <w:sz w:val="24"/>
            <w:szCs w:val="24"/>
            <w:shd w:val="clear" w:color="auto" w:fill="FFFFFF"/>
          </w:rPr>
          <w:t xml:space="preserve"> were calculated</w:t>
        </w:r>
      </w:ins>
      <w:del w:id="38" w:author="Darquenne, Chantal" w:date="2020-05-03T14:16:00Z">
        <w:r w:rsidR="00D36872" w:rsidRPr="00AB0760" w:rsidDel="00210EF6">
          <w:rPr>
            <w:rFonts w:ascii="Times New Roman" w:hAnsi="Times New Roman" w:cs="Times New Roman"/>
            <w:color w:val="000000" w:themeColor="text1"/>
            <w:sz w:val="24"/>
            <w:szCs w:val="24"/>
            <w:shd w:val="clear" w:color="auto" w:fill="FFFFFF"/>
          </w:rPr>
          <w:delText>s</w:delText>
        </w:r>
      </w:del>
      <w:r w:rsidR="00D36872" w:rsidRPr="00AB0760">
        <w:rPr>
          <w:rFonts w:ascii="Times New Roman" w:hAnsi="Times New Roman" w:cs="Times New Roman"/>
          <w:color w:val="000000" w:themeColor="text1"/>
          <w:sz w:val="24"/>
          <w:szCs w:val="24"/>
          <w:shd w:val="clear" w:color="auto" w:fill="FFFFFF"/>
        </w:rPr>
        <w:t xml:space="preserve">. </w:t>
      </w:r>
      <w:del w:id="39" w:author="Darquenne, Chantal" w:date="2020-05-03T14:09:00Z">
        <w:r w:rsidR="00D36872" w:rsidRPr="00AB0760" w:rsidDel="00D94B74">
          <w:rPr>
            <w:rFonts w:ascii="Times New Roman" w:hAnsi="Times New Roman" w:cs="Times New Roman"/>
            <w:color w:val="000000" w:themeColor="text1"/>
            <w:sz w:val="24"/>
            <w:szCs w:val="24"/>
            <w:shd w:val="clear" w:color="auto" w:fill="FFFFFF"/>
          </w:rPr>
          <w:delText xml:space="preserve">The </w:delText>
        </w:r>
        <w:r w:rsidR="002343FD" w:rsidRPr="00AB0760" w:rsidDel="00D94B74">
          <w:rPr>
            <w:rFonts w:ascii="Times New Roman" w:hAnsi="Times New Roman" w:cs="Times New Roman"/>
            <w:color w:val="000000" w:themeColor="text1"/>
            <w:sz w:val="24"/>
            <w:szCs w:val="24"/>
            <w:shd w:val="clear" w:color="auto" w:fill="FFFFFF"/>
          </w:rPr>
          <w:delText>skew</w:delText>
        </w:r>
        <w:r w:rsidR="00D36872" w:rsidRPr="00AB0760" w:rsidDel="00D94B74">
          <w:rPr>
            <w:rFonts w:ascii="Times New Roman" w:hAnsi="Times New Roman" w:cs="Times New Roman"/>
            <w:color w:val="000000" w:themeColor="text1"/>
            <w:sz w:val="24"/>
            <w:szCs w:val="24"/>
            <w:shd w:val="clear" w:color="auto" w:fill="FFFFFF"/>
          </w:rPr>
          <w:delText xml:space="preserve"> and standard deviation of the distribution</w:delText>
        </w:r>
        <w:r w:rsidR="008641C1" w:rsidRPr="00AB0760" w:rsidDel="00D94B74">
          <w:rPr>
            <w:rFonts w:ascii="Times New Roman" w:hAnsi="Times New Roman" w:cs="Times New Roman"/>
            <w:color w:val="000000" w:themeColor="text1"/>
            <w:sz w:val="24"/>
            <w:szCs w:val="24"/>
            <w:shd w:val="clear" w:color="auto" w:fill="FFFFFF"/>
          </w:rPr>
          <w:delText xml:space="preserve"> </w:delText>
        </w:r>
      </w:del>
      <w:del w:id="40" w:author="Darquenne, Chantal" w:date="2020-05-03T14:07:00Z">
        <w:r w:rsidR="008641C1" w:rsidRPr="00AB0760" w:rsidDel="00D94B74">
          <w:rPr>
            <w:rFonts w:ascii="Times New Roman" w:hAnsi="Times New Roman" w:cs="Times New Roman"/>
            <w:color w:val="000000" w:themeColor="text1"/>
            <w:sz w:val="24"/>
            <w:szCs w:val="24"/>
            <w:shd w:val="clear" w:color="auto" w:fill="FFFFFF"/>
          </w:rPr>
          <w:delText>a</w:delText>
        </w:r>
      </w:del>
      <w:del w:id="41" w:author="Darquenne, Chantal" w:date="2020-05-03T14:09:00Z">
        <w:r w:rsidR="008641C1" w:rsidRPr="00AB0760" w:rsidDel="00D94B74">
          <w:rPr>
            <w:rFonts w:ascii="Times New Roman" w:hAnsi="Times New Roman" w:cs="Times New Roman"/>
            <w:color w:val="000000" w:themeColor="text1"/>
            <w:sz w:val="24"/>
            <w:szCs w:val="24"/>
            <w:shd w:val="clear" w:color="auto" w:fill="FFFFFF"/>
          </w:rPr>
          <w:delText>re then calculated</w:delText>
        </w:r>
      </w:del>
      <w:del w:id="42" w:author="Darquenne, Chantal" w:date="2020-05-03T14:07:00Z">
        <w:r w:rsidR="008641C1" w:rsidRPr="00AB0760" w:rsidDel="00D94B74">
          <w:rPr>
            <w:rFonts w:ascii="Times New Roman" w:hAnsi="Times New Roman" w:cs="Times New Roman"/>
            <w:color w:val="000000" w:themeColor="text1"/>
            <w:sz w:val="24"/>
            <w:szCs w:val="24"/>
            <w:shd w:val="clear" w:color="auto" w:fill="FFFFFF"/>
          </w:rPr>
          <w:delText xml:space="preserve"> and regressed on particle size</w:delText>
        </w:r>
      </w:del>
      <w:del w:id="43" w:author="Darquenne, Chantal" w:date="2020-05-03T14:09:00Z">
        <w:r w:rsidR="008641C1" w:rsidRPr="00AB0760" w:rsidDel="00D94B74">
          <w:rPr>
            <w:rFonts w:ascii="Times New Roman" w:hAnsi="Times New Roman" w:cs="Times New Roman"/>
            <w:color w:val="000000" w:themeColor="text1"/>
            <w:sz w:val="24"/>
            <w:szCs w:val="24"/>
            <w:shd w:val="clear" w:color="auto" w:fill="FFFFFF"/>
          </w:rPr>
          <w:delText>.</w:delText>
        </w:r>
        <w:r w:rsidR="00D36872" w:rsidRPr="00AB0760" w:rsidDel="00D94B74">
          <w:rPr>
            <w:rFonts w:ascii="Times New Roman" w:hAnsi="Times New Roman" w:cs="Times New Roman"/>
            <w:color w:val="000000" w:themeColor="text1"/>
            <w:sz w:val="24"/>
            <w:szCs w:val="24"/>
            <w:shd w:val="clear" w:color="auto" w:fill="FFFFFF"/>
          </w:rPr>
          <w:delText xml:space="preserve"> </w:delText>
        </w:r>
      </w:del>
    </w:p>
    <w:p w14:paraId="052D20E3" w14:textId="77777777" w:rsidR="00BB2328" w:rsidRPr="00AB0760" w:rsidDel="00D94B74" w:rsidRDefault="00BB2328" w:rsidP="00D94B74">
      <w:pPr>
        <w:spacing w:after="0" w:line="480" w:lineRule="auto"/>
        <w:ind w:firstLine="720"/>
        <w:jc w:val="both"/>
        <w:rPr>
          <w:del w:id="44" w:author="Darquenne, Chantal" w:date="2020-05-03T14:07:00Z"/>
          <w:rFonts w:ascii="Times New Roman" w:hAnsi="Times New Roman" w:cs="Times New Roman"/>
          <w:color w:val="000000" w:themeColor="text1"/>
          <w:sz w:val="24"/>
          <w:szCs w:val="24"/>
          <w:shd w:val="clear" w:color="auto" w:fill="FFFFFF"/>
        </w:rPr>
      </w:pPr>
    </w:p>
    <w:p w14:paraId="5F463046" w14:textId="660662E8" w:rsidR="00BB2328" w:rsidRPr="00AB0760" w:rsidDel="00210EF6" w:rsidRDefault="008641C1">
      <w:pPr>
        <w:spacing w:line="480" w:lineRule="auto"/>
        <w:jc w:val="both"/>
        <w:rPr>
          <w:del w:id="45" w:author="Darquenne, Chantal" w:date="2020-05-03T14:18:00Z"/>
          <w:rFonts w:ascii="Times New Roman" w:hAnsi="Times New Roman" w:cs="Times New Roman"/>
          <w:color w:val="000000" w:themeColor="text1"/>
          <w:sz w:val="24"/>
          <w:szCs w:val="24"/>
          <w:shd w:val="clear" w:color="auto" w:fill="FFFFFF"/>
        </w:rPr>
      </w:pPr>
      <w:del w:id="46" w:author="Darquenne, Chantal" w:date="2020-05-03T14:21:00Z">
        <w:r w:rsidRPr="00AB0760" w:rsidDel="00210EF6">
          <w:rPr>
            <w:rFonts w:ascii="Times New Roman" w:hAnsi="Times New Roman" w:cs="Times New Roman"/>
            <w:color w:val="000000" w:themeColor="text1"/>
            <w:sz w:val="24"/>
            <w:szCs w:val="24"/>
            <w:shd w:val="clear" w:color="auto" w:fill="FFFFFF"/>
          </w:rPr>
          <w:delText xml:space="preserve">At the lobar level, </w:delText>
        </w:r>
      </w:del>
      <w:ins w:id="47" w:author="Darquenne, Chantal" w:date="2020-05-03T14:21:00Z">
        <w:r w:rsidR="00210EF6" w:rsidRPr="00AB0760">
          <w:rPr>
            <w:rFonts w:ascii="Times New Roman" w:hAnsi="Times New Roman" w:cs="Times New Roman"/>
            <w:color w:val="000000" w:themeColor="text1"/>
            <w:sz w:val="24"/>
            <w:szCs w:val="24"/>
            <w:shd w:val="clear" w:color="auto" w:fill="FFFFFF"/>
          </w:rPr>
          <w:t>S</w:t>
        </w:r>
      </w:ins>
      <w:del w:id="48" w:author="Darquenne, Chantal" w:date="2020-05-03T14:21:00Z">
        <w:r w:rsidRPr="00AB0760" w:rsidDel="00210EF6">
          <w:rPr>
            <w:rFonts w:ascii="Times New Roman" w:hAnsi="Times New Roman" w:cs="Times New Roman"/>
            <w:color w:val="000000" w:themeColor="text1"/>
            <w:sz w:val="24"/>
            <w:szCs w:val="24"/>
            <w:shd w:val="clear" w:color="auto" w:fill="FFFFFF"/>
          </w:rPr>
          <w:delText>s</w:delText>
        </w:r>
      </w:del>
      <w:r w:rsidR="00B45CCB" w:rsidRPr="00AB0760">
        <w:rPr>
          <w:rFonts w:ascii="Times New Roman" w:hAnsi="Times New Roman" w:cs="Times New Roman"/>
          <w:color w:val="000000" w:themeColor="text1"/>
          <w:sz w:val="24"/>
          <w:szCs w:val="24"/>
          <w:shd w:val="clear" w:color="auto" w:fill="FFFFFF"/>
        </w:rPr>
        <w:t xml:space="preserve">ignificant deviation </w:t>
      </w:r>
      <w:del w:id="49" w:author="Darquenne, Chantal" w:date="2020-05-10T13:30:00Z">
        <w:r w:rsidR="00B45CCB" w:rsidRPr="00AB0760" w:rsidDel="00A84BE2">
          <w:rPr>
            <w:rFonts w:ascii="Times New Roman" w:hAnsi="Times New Roman" w:cs="Times New Roman"/>
            <w:color w:val="000000" w:themeColor="text1"/>
            <w:sz w:val="24"/>
            <w:szCs w:val="24"/>
            <w:shd w:val="clear" w:color="auto" w:fill="FFFFFF"/>
          </w:rPr>
          <w:delText xml:space="preserve">from </w:delText>
        </w:r>
      </w:del>
      <w:ins w:id="50" w:author="Darquenne, Chantal" w:date="2020-05-10T13:30:00Z">
        <w:r w:rsidR="00A84BE2" w:rsidRPr="00AB0760">
          <w:rPr>
            <w:rFonts w:ascii="Times New Roman" w:hAnsi="Times New Roman" w:cs="Times New Roman"/>
            <w:color w:val="000000" w:themeColor="text1"/>
            <w:sz w:val="24"/>
            <w:szCs w:val="24"/>
            <w:shd w:val="clear" w:color="auto" w:fill="FFFFFF"/>
          </w:rPr>
          <w:t xml:space="preserve">above </w:t>
        </w:r>
      </w:ins>
      <w:r w:rsidR="00B45CCB" w:rsidRPr="00AB0760">
        <w:rPr>
          <w:rFonts w:ascii="Times New Roman" w:hAnsi="Times New Roman" w:cs="Times New Roman"/>
          <w:color w:val="000000" w:themeColor="text1"/>
          <w:sz w:val="24"/>
          <w:szCs w:val="24"/>
          <w:shd w:val="clear" w:color="auto" w:fill="FFFFFF"/>
        </w:rPr>
        <w:t>1 w</w:t>
      </w:r>
      <w:ins w:id="51" w:author="Darquenne, Chantal" w:date="2020-05-03T14:07:00Z">
        <w:r w:rsidR="00D94B74" w:rsidRPr="00AB0760">
          <w:rPr>
            <w:rFonts w:ascii="Times New Roman" w:hAnsi="Times New Roman" w:cs="Times New Roman"/>
            <w:color w:val="000000" w:themeColor="text1"/>
            <w:sz w:val="24"/>
            <w:szCs w:val="24"/>
            <w:shd w:val="clear" w:color="auto" w:fill="FFFFFF"/>
          </w:rPr>
          <w:t>as</w:t>
        </w:r>
      </w:ins>
      <w:del w:id="52" w:author="Darquenne, Chantal" w:date="2020-05-03T14:07:00Z">
        <w:r w:rsidR="00B45CCB" w:rsidRPr="00AB0760" w:rsidDel="00D94B74">
          <w:rPr>
            <w:rFonts w:ascii="Times New Roman" w:hAnsi="Times New Roman" w:cs="Times New Roman"/>
            <w:color w:val="000000" w:themeColor="text1"/>
            <w:sz w:val="24"/>
            <w:szCs w:val="24"/>
            <w:shd w:val="clear" w:color="auto" w:fill="FFFFFF"/>
          </w:rPr>
          <w:delText>ere</w:delText>
        </w:r>
      </w:del>
      <w:r w:rsidR="00B45CCB"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del w:id="53" w:author="Darquenne, Chantal" w:date="2020-05-10T13:30:00Z">
        <w:r w:rsidR="00B45CCB" w:rsidRPr="00AB0760" w:rsidDel="00A84BE2">
          <w:rPr>
            <w:rFonts w:ascii="Times New Roman" w:hAnsi="Times New Roman" w:cs="Times New Roman"/>
            <w:color w:val="000000" w:themeColor="text1"/>
            <w:sz w:val="24"/>
            <w:szCs w:val="24"/>
            <w:shd w:val="clear" w:color="auto" w:fill="FFFFFF"/>
          </w:rPr>
          <w:delText>)</w:delText>
        </w:r>
        <w:r w:rsidRPr="00AB0760" w:rsidDel="00A84BE2">
          <w:rPr>
            <w:rFonts w:ascii="Times New Roman" w:hAnsi="Times New Roman" w:cs="Times New Roman"/>
            <w:color w:val="000000" w:themeColor="text1"/>
            <w:sz w:val="24"/>
            <w:szCs w:val="24"/>
            <w:shd w:val="clear" w:color="auto" w:fill="FFFFFF"/>
          </w:rPr>
          <w:delText xml:space="preserve">, </w:delText>
        </w:r>
        <w:r w:rsidR="00B45CCB" w:rsidRPr="00AB0760" w:rsidDel="00A84BE2">
          <w:rPr>
            <w:rFonts w:ascii="Times New Roman" w:hAnsi="Times New Roman" w:cs="Times New Roman"/>
            <w:color w:val="000000" w:themeColor="text1"/>
            <w:sz w:val="24"/>
            <w:szCs w:val="24"/>
            <w:shd w:val="clear" w:color="auto" w:fill="FFFFFF"/>
          </w:rPr>
          <w:delText>where deposition was relatively greater than lobar volume</w:delText>
        </w:r>
      </w:del>
      <w:ins w:id="54" w:author="Darquenne, Chantal" w:date="2020-05-10T13:30:00Z">
        <w:r w:rsidR="00A84BE2" w:rsidRPr="00AB0760">
          <w:rPr>
            <w:rFonts w:ascii="Times New Roman" w:hAnsi="Times New Roman" w:cs="Times New Roman"/>
            <w:color w:val="000000" w:themeColor="text1"/>
            <w:sz w:val="24"/>
            <w:szCs w:val="24"/>
            <w:shd w:val="clear" w:color="auto" w:fill="FFFFFF"/>
          </w:rPr>
          <w:t>)</w:t>
        </w:r>
      </w:ins>
      <w:r w:rsidR="00B45CCB"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B45CCB"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00B45CCB"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00B45CCB"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00B45CCB" w:rsidRPr="00AB0760">
        <w:rPr>
          <w:rFonts w:ascii="Times New Roman" w:hAnsi="Times New Roman" w:cs="Times New Roman"/>
          <w:color w:val="000000" w:themeColor="text1"/>
          <w:sz w:val="24"/>
          <w:szCs w:val="24"/>
          <w:shd w:val="clear" w:color="auto" w:fill="FFFFFF"/>
        </w:rPr>
        <w:t xml:space="preserve">(p&lt;0.01). </w:t>
      </w:r>
      <w:del w:id="55" w:author="Darquenne, Chantal" w:date="2020-05-03T14:17:00Z">
        <w:r w:rsidR="00B45CCB" w:rsidRPr="00AB0760" w:rsidDel="00210EF6">
          <w:rPr>
            <w:rFonts w:ascii="Times New Roman" w:hAnsi="Times New Roman" w:cs="Times New Roman"/>
            <w:color w:val="000000" w:themeColor="text1"/>
            <w:sz w:val="24"/>
            <w:szCs w:val="24"/>
            <w:shd w:val="clear" w:color="auto" w:fill="FFFFFF"/>
          </w:rPr>
          <w:delText xml:space="preserve">Furthermore,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B45CCB" w:rsidRPr="00AB0760" w:rsidDel="00210EF6">
          <w:rPr>
            <w:rFonts w:ascii="Times New Roman" w:hAnsi="Times New Roman" w:cs="Times New Roman"/>
            <w:color w:val="000000" w:themeColor="text1"/>
            <w:sz w:val="24"/>
            <w:szCs w:val="24"/>
            <w:shd w:val="clear" w:color="auto" w:fill="FFFFFF"/>
          </w:rPr>
          <w:delText xml:space="preserve"> was positively correlated with particle size (p=0.004) and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B45CCB" w:rsidRPr="00AB0760" w:rsidDel="00210EF6">
          <w:rPr>
            <w:rFonts w:ascii="Times New Roman" w:hAnsi="Times New Roman" w:cs="Times New Roman"/>
            <w:color w:val="000000" w:themeColor="text1"/>
            <w:sz w:val="24"/>
            <w:szCs w:val="24"/>
            <w:shd w:val="clear" w:color="auto" w:fill="FFFFFF"/>
          </w:rPr>
          <w:delText xml:space="preserve"> was negatively correlated with particle size (p=0.026).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B45CCB" w:rsidRPr="00AB0760" w:rsidDel="00210EF6">
          <w:rPr>
            <w:rFonts w:ascii="Times New Roman" w:hAnsi="Times New Roman" w:cs="Times New Roman"/>
            <w:color w:val="000000" w:themeColor="text1"/>
            <w:sz w:val="24"/>
            <w:szCs w:val="24"/>
            <w:shd w:val="clear" w:color="auto" w:fill="FFFFFF"/>
          </w:rPr>
          <w:delText xml:space="preserve"> and </w:delTex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B45CCB" w:rsidRPr="00AB0760" w:rsidDel="00210EF6">
          <w:rPr>
            <w:rFonts w:ascii="Times New Roman" w:hAnsi="Times New Roman" w:cs="Times New Roman"/>
            <w:color w:val="000000" w:themeColor="text1"/>
            <w:sz w:val="24"/>
            <w:szCs w:val="24"/>
            <w:shd w:val="clear" w:color="auto" w:fill="FFFFFF"/>
          </w:rPr>
          <w:delText xml:space="preserve"> also show a negative trend with respect to particle size but the regressions were not significant.</w:delText>
        </w:r>
        <w:r w:rsidR="00BB2328" w:rsidRPr="00AB0760" w:rsidDel="00210EF6">
          <w:rPr>
            <w:rFonts w:ascii="Times New Roman" w:hAnsi="Times New Roman" w:cs="Times New Roman"/>
            <w:color w:val="000000" w:themeColor="text1"/>
            <w:sz w:val="24"/>
            <w:szCs w:val="24"/>
            <w:shd w:val="clear" w:color="auto" w:fill="FFFFFF"/>
          </w:rPr>
          <w:delText xml:space="preserve"> </w:delText>
        </w:r>
      </w:del>
      <w:r w:rsidRPr="00AB0760">
        <w:rPr>
          <w:rFonts w:ascii="Times New Roman" w:hAnsi="Times New Roman" w:cs="Times New Roman"/>
          <w:color w:val="000000" w:themeColor="text1"/>
          <w:sz w:val="24"/>
          <w:szCs w:val="24"/>
          <w:shd w:val="clear" w:color="auto" w:fill="FFFFFF"/>
        </w:rPr>
        <w:t xml:space="preserve">At the near-acini level, </w:t>
      </w:r>
      <w:del w:id="56" w:author="Darquenne, Chantal" w:date="2020-05-03T17:48:00Z">
        <w:r w:rsidRPr="00AB0760" w:rsidDel="00BB7CA8">
          <w:rPr>
            <w:rFonts w:ascii="Times New Roman" w:hAnsi="Times New Roman" w:cs="Times New Roman"/>
            <w:color w:val="000000" w:themeColor="text1"/>
            <w:sz w:val="24"/>
            <w:szCs w:val="24"/>
            <w:shd w:val="clear" w:color="auto" w:fill="FFFFFF"/>
          </w:rPr>
          <w:delText xml:space="preserve">positive correlations </w:delText>
        </w:r>
      </w:del>
      <w:del w:id="57" w:author="Darquenne, Chantal" w:date="2020-05-03T14:07:00Z">
        <w:r w:rsidRPr="00AB0760" w:rsidDel="00D94B74">
          <w:rPr>
            <w:rFonts w:ascii="Times New Roman" w:hAnsi="Times New Roman" w:cs="Times New Roman"/>
            <w:color w:val="000000" w:themeColor="text1"/>
            <w:sz w:val="24"/>
            <w:szCs w:val="24"/>
            <w:shd w:val="clear" w:color="auto" w:fill="FFFFFF"/>
          </w:rPr>
          <w:delText>a</w:delText>
        </w:r>
      </w:del>
      <w:del w:id="58" w:author="Darquenne, Chantal" w:date="2020-05-03T17:48:00Z">
        <w:r w:rsidRPr="00AB0760" w:rsidDel="00BB7CA8">
          <w:rPr>
            <w:rFonts w:ascii="Times New Roman" w:hAnsi="Times New Roman" w:cs="Times New Roman"/>
            <w:color w:val="000000" w:themeColor="text1"/>
            <w:sz w:val="24"/>
            <w:szCs w:val="24"/>
            <w:shd w:val="clear" w:color="auto" w:fill="FFFFFF"/>
          </w:rPr>
          <w:delText xml:space="preserve">re found between particle size and </w:delText>
        </w:r>
      </w:del>
      <w:r w:rsidR="002343FD" w:rsidRPr="00AB0760">
        <w:rPr>
          <w:rFonts w:ascii="Times New Roman" w:hAnsi="Times New Roman" w:cs="Times New Roman"/>
          <w:color w:val="000000" w:themeColor="text1"/>
          <w:sz w:val="24"/>
          <w:szCs w:val="24"/>
          <w:shd w:val="clear" w:color="auto" w:fill="FFFFFF"/>
        </w:rPr>
        <w:t>skew</w:t>
      </w:r>
      <w:r w:rsidRPr="00AB0760">
        <w:rPr>
          <w:rFonts w:ascii="Times New Roman" w:hAnsi="Times New Roman" w:cs="Times New Roman"/>
          <w:color w:val="000000" w:themeColor="text1"/>
          <w:sz w:val="24"/>
          <w:szCs w:val="24"/>
          <w:shd w:val="clear" w:color="auto" w:fill="FFFFFF"/>
        </w:rPr>
        <w:t xml:space="preserve"> </w:t>
      </w:r>
      <w:del w:id="59" w:author="Darquenne, Chantal" w:date="2020-05-03T17:48:00Z">
        <w:r w:rsidRPr="00AB0760" w:rsidDel="00BB7CA8">
          <w:rPr>
            <w:rFonts w:ascii="Times New Roman" w:hAnsi="Times New Roman" w:cs="Times New Roman"/>
            <w:color w:val="000000" w:themeColor="text1"/>
            <w:sz w:val="24"/>
            <w:szCs w:val="24"/>
            <w:shd w:val="clear" w:color="auto" w:fill="FFFFFF"/>
          </w:rPr>
          <w:delText>as well as</w:delText>
        </w:r>
      </w:del>
      <w:ins w:id="60" w:author="Darquenne, Chantal" w:date="2020-05-03T17:48:00Z">
        <w:r w:rsidR="00BB7CA8" w:rsidRPr="00AB0760">
          <w:rPr>
            <w:rFonts w:ascii="Times New Roman" w:hAnsi="Times New Roman" w:cs="Times New Roman"/>
            <w:color w:val="000000" w:themeColor="text1"/>
            <w:sz w:val="24"/>
            <w:szCs w:val="24"/>
            <w:shd w:val="clear" w:color="auto" w:fill="FFFFFF"/>
          </w:rPr>
          <w:t>and</w:t>
        </w:r>
      </w:ins>
      <w:r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del w:id="61" w:author="Darquenne, Chantal" w:date="2020-05-03T17:49:00Z">
        <w:r w:rsidR="00BB2328" w:rsidRPr="00AB0760" w:rsidDel="00BB7CA8">
          <w:rPr>
            <w:rFonts w:ascii="Times New Roman" w:hAnsi="Times New Roman" w:cs="Times New Roman"/>
            <w:color w:val="000000" w:themeColor="text1"/>
            <w:sz w:val="24"/>
            <w:szCs w:val="24"/>
            <w:shd w:val="clear" w:color="auto" w:fill="FFFFFF"/>
          </w:rPr>
          <w:delText>of the distributions</w:delText>
        </w:r>
      </w:del>
      <w:ins w:id="62" w:author="Darquenne, Chantal" w:date="2020-05-03T17:48:00Z">
        <w:r w:rsidR="00BB7CA8" w:rsidRPr="00AB0760">
          <w:rPr>
            <w:rFonts w:ascii="Times New Roman" w:hAnsi="Times New Roman" w:cs="Times New Roman"/>
            <w:color w:val="000000" w:themeColor="text1"/>
            <w:sz w:val="24"/>
            <w:szCs w:val="24"/>
            <w:shd w:val="clear" w:color="auto" w:fill="FFFFFF"/>
          </w:rPr>
          <w:t>were positively correlated with particle size</w:t>
        </w:r>
      </w:ins>
      <w:r w:rsidR="00BB2328" w:rsidRPr="00AB0760">
        <w:rPr>
          <w:rFonts w:ascii="Times New Roman" w:hAnsi="Times New Roman" w:cs="Times New Roman"/>
          <w:color w:val="000000" w:themeColor="text1"/>
          <w:sz w:val="24"/>
          <w:szCs w:val="24"/>
          <w:shd w:val="clear" w:color="auto" w:fill="FFFFFF"/>
        </w:rPr>
        <w:t>.</w:t>
      </w:r>
      <w:ins w:id="63" w:author="Darquenne, Chantal" w:date="2020-05-03T14:18:00Z">
        <w:r w:rsidR="00210EF6" w:rsidRPr="00AB0760">
          <w:rPr>
            <w:rFonts w:ascii="Times New Roman" w:hAnsi="Times New Roman" w:cs="Times New Roman"/>
            <w:color w:val="000000" w:themeColor="text1"/>
            <w:sz w:val="24"/>
            <w:szCs w:val="24"/>
            <w:shd w:val="clear" w:color="auto" w:fill="FFFFFF"/>
          </w:rPr>
          <w:t xml:space="preserve"> </w:t>
        </w:r>
      </w:ins>
    </w:p>
    <w:p w14:paraId="0ECA318C" w14:textId="719279EF" w:rsidR="00BB7CA8" w:rsidRPr="00AB0760" w:rsidRDefault="00B45CCB" w:rsidP="00210EF6">
      <w:pPr>
        <w:spacing w:line="480" w:lineRule="auto"/>
        <w:jc w:val="both"/>
        <w:rPr>
          <w:ins w:id="64" w:author="Darquenne, Chantal" w:date="2020-05-03T17:50:00Z"/>
          <w:rFonts w:ascii="Times New Roman" w:hAnsi="Times New Roman" w:cs="Times New Roman"/>
          <w:color w:val="000000" w:themeColor="text1"/>
          <w:sz w:val="24"/>
          <w:szCs w:val="24"/>
          <w:shd w:val="clear" w:color="auto" w:fill="FFFFFF"/>
        </w:rPr>
      </w:pPr>
      <w:del w:id="65" w:author="Darquenne, Chantal" w:date="2020-05-03T14:22:00Z">
        <w:r w:rsidRPr="00AB0760" w:rsidDel="00210EF6">
          <w:rPr>
            <w:rFonts w:ascii="Times New Roman" w:hAnsi="Times New Roman" w:cs="Times New Roman"/>
            <w:color w:val="000000" w:themeColor="text1"/>
            <w:sz w:val="24"/>
            <w:szCs w:val="24"/>
            <w:shd w:val="clear" w:color="auto" w:fill="FFFFFF"/>
          </w:rPr>
          <w:delText>In conclusion,</w:delText>
        </w:r>
      </w:del>
      <w:ins w:id="66" w:author="Darquenne, Chantal" w:date="2020-05-03T14:22:00Z">
        <w:r w:rsidR="00210EF6" w:rsidRPr="00AB0760">
          <w:rPr>
            <w:rFonts w:ascii="Times New Roman" w:hAnsi="Times New Roman" w:cs="Times New Roman"/>
            <w:color w:val="000000" w:themeColor="text1"/>
            <w:sz w:val="24"/>
            <w:szCs w:val="24"/>
            <w:shd w:val="clear" w:color="auto" w:fill="FFFFFF"/>
          </w:rPr>
          <w:t>These results highlight</w:t>
        </w:r>
      </w:ins>
      <w:r w:rsidRPr="00AB0760">
        <w:rPr>
          <w:rFonts w:ascii="Times New Roman" w:hAnsi="Times New Roman" w:cs="Times New Roman"/>
          <w:color w:val="000000" w:themeColor="text1"/>
          <w:sz w:val="24"/>
          <w:szCs w:val="24"/>
          <w:shd w:val="clear" w:color="auto" w:fill="FFFFFF"/>
        </w:rPr>
        <w:t xml:space="preserve"> </w:t>
      </w:r>
      <w:ins w:id="67" w:author="Darquenne, Chantal" w:date="2020-05-03T14:23:00Z">
        <w:r w:rsidR="00210EF6" w:rsidRPr="00AB0760">
          <w:rPr>
            <w:rFonts w:ascii="Times New Roman" w:hAnsi="Times New Roman" w:cs="Times New Roman"/>
            <w:color w:val="000000" w:themeColor="text1"/>
            <w:sz w:val="24"/>
            <w:szCs w:val="24"/>
            <w:shd w:val="clear" w:color="auto" w:fill="FFFFFF"/>
          </w:rPr>
          <w:t>the</w:t>
        </w:r>
      </w:ins>
      <w:del w:id="68" w:author="Darquenne, Chantal" w:date="2020-05-03T14:23:00Z">
        <w:r w:rsidRPr="00AB0760" w:rsidDel="00210EF6">
          <w:rPr>
            <w:rFonts w:ascii="Times New Roman" w:hAnsi="Times New Roman" w:cs="Times New Roman"/>
            <w:color w:val="000000" w:themeColor="text1"/>
            <w:sz w:val="24"/>
            <w:szCs w:val="24"/>
            <w:shd w:val="clear" w:color="auto" w:fill="FFFFFF"/>
          </w:rPr>
          <w:delText>an</w:delText>
        </w:r>
      </w:del>
      <w:r w:rsidRPr="00AB0760">
        <w:rPr>
          <w:rFonts w:ascii="Times New Roman" w:hAnsi="Times New Roman" w:cs="Times New Roman"/>
          <w:color w:val="000000" w:themeColor="text1"/>
          <w:sz w:val="24"/>
          <w:szCs w:val="24"/>
          <w:shd w:val="clear" w:color="auto" w:fill="FFFFFF"/>
        </w:rPr>
        <w:t xml:space="preserve"> uneven distribution of deposited particles </w:t>
      </w:r>
      <w:ins w:id="69" w:author="Darquenne, Chantal" w:date="2020-05-03T14:23:00Z">
        <w:r w:rsidR="00210EF6" w:rsidRPr="00AB0760">
          <w:rPr>
            <w:rFonts w:ascii="Times New Roman" w:hAnsi="Times New Roman" w:cs="Times New Roman"/>
            <w:color w:val="000000" w:themeColor="text1"/>
            <w:sz w:val="24"/>
            <w:szCs w:val="24"/>
            <w:shd w:val="clear" w:color="auto" w:fill="FFFFFF"/>
          </w:rPr>
          <w:t xml:space="preserve">in </w:t>
        </w:r>
      </w:ins>
      <w:del w:id="70" w:author="Darquenne, Chantal" w:date="2020-05-03T14:23:00Z">
        <w:r w:rsidRPr="00AB0760" w:rsidDel="00210EF6">
          <w:rPr>
            <w:rFonts w:ascii="Times New Roman" w:hAnsi="Times New Roman" w:cs="Times New Roman"/>
            <w:color w:val="000000" w:themeColor="text1"/>
            <w:sz w:val="24"/>
            <w:szCs w:val="24"/>
            <w:shd w:val="clear" w:color="auto" w:fill="FFFFFF"/>
          </w:rPr>
          <w:delText xml:space="preserve">of </w:delText>
        </w:r>
      </w:del>
      <w:r w:rsidRPr="00AB0760">
        <w:rPr>
          <w:rFonts w:ascii="Times New Roman" w:hAnsi="Times New Roman" w:cs="Times New Roman"/>
          <w:color w:val="000000" w:themeColor="text1"/>
          <w:sz w:val="24"/>
          <w:szCs w:val="24"/>
          <w:shd w:val="clear" w:color="auto" w:fill="FFFFFF"/>
        </w:rPr>
        <w:t>the mouse lung</w:t>
      </w:r>
      <w:ins w:id="71" w:author="Darquenne, Chantal" w:date="2020-05-03T17:49:00Z">
        <w:r w:rsidR="00BB7CA8" w:rsidRPr="00AB0760">
          <w:rPr>
            <w:rFonts w:ascii="Times New Roman" w:hAnsi="Times New Roman" w:cs="Times New Roman"/>
            <w:color w:val="000000" w:themeColor="text1"/>
            <w:sz w:val="24"/>
            <w:szCs w:val="24"/>
            <w:shd w:val="clear" w:color="auto" w:fill="FFFFFF"/>
          </w:rPr>
          <w:t xml:space="preserve"> </w:t>
        </w:r>
      </w:ins>
      <w:ins w:id="72" w:author="Darquenne, Chantal" w:date="2020-05-03T14:23:00Z">
        <w:r w:rsidR="00210EF6" w:rsidRPr="00AB0760">
          <w:rPr>
            <w:rFonts w:ascii="Times New Roman" w:hAnsi="Times New Roman" w:cs="Times New Roman"/>
            <w:color w:val="000000" w:themeColor="text1"/>
            <w:sz w:val="24"/>
            <w:szCs w:val="24"/>
            <w:shd w:val="clear" w:color="auto" w:fill="FFFFFF"/>
          </w:rPr>
          <w:t>both</w:t>
        </w:r>
      </w:ins>
      <w:r w:rsidR="00BB2328" w:rsidRPr="00AB0760">
        <w:rPr>
          <w:rFonts w:ascii="Times New Roman" w:hAnsi="Times New Roman" w:cs="Times New Roman"/>
          <w:color w:val="000000" w:themeColor="text1"/>
          <w:sz w:val="24"/>
          <w:szCs w:val="24"/>
          <w:shd w:val="clear" w:color="auto" w:fill="FFFFFF"/>
        </w:rPr>
        <w:t xml:space="preserve"> at the lobar and near-acini level</w:t>
      </w:r>
      <w:del w:id="73" w:author="Darquenne, Chantal" w:date="2020-05-03T14:23:00Z">
        <w:r w:rsidR="00BB2328" w:rsidRPr="00AB0760" w:rsidDel="00210EF6">
          <w:rPr>
            <w:rFonts w:ascii="Times New Roman" w:hAnsi="Times New Roman" w:cs="Times New Roman"/>
            <w:color w:val="000000" w:themeColor="text1"/>
            <w:sz w:val="24"/>
            <w:szCs w:val="24"/>
            <w:shd w:val="clear" w:color="auto" w:fill="FFFFFF"/>
          </w:rPr>
          <w:delText xml:space="preserve"> </w:delText>
        </w:r>
      </w:del>
      <w:del w:id="74" w:author="Darquenne, Chantal" w:date="2020-05-03T14:18:00Z">
        <w:r w:rsidR="00BB2328" w:rsidRPr="00AB0760" w:rsidDel="00210EF6">
          <w:rPr>
            <w:rFonts w:ascii="Times New Roman" w:hAnsi="Times New Roman" w:cs="Times New Roman"/>
            <w:color w:val="000000" w:themeColor="text1"/>
            <w:sz w:val="24"/>
            <w:szCs w:val="24"/>
            <w:shd w:val="clear" w:color="auto" w:fill="FFFFFF"/>
          </w:rPr>
          <w:delText>i</w:delText>
        </w:r>
      </w:del>
      <w:del w:id="75" w:author="Darquenne, Chantal" w:date="2020-05-03T14:23:00Z">
        <w:r w:rsidR="00BB2328" w:rsidRPr="00AB0760" w:rsidDel="00210EF6">
          <w:rPr>
            <w:rFonts w:ascii="Times New Roman" w:hAnsi="Times New Roman" w:cs="Times New Roman"/>
            <w:color w:val="000000" w:themeColor="text1"/>
            <w:sz w:val="24"/>
            <w:szCs w:val="24"/>
            <w:shd w:val="clear" w:color="auto" w:fill="FFFFFF"/>
          </w:rPr>
          <w:delText>s shown</w:delText>
        </w:r>
      </w:del>
      <w:r w:rsidRPr="00AB0760">
        <w:rPr>
          <w:rFonts w:ascii="Times New Roman" w:hAnsi="Times New Roman" w:cs="Times New Roman"/>
          <w:color w:val="000000" w:themeColor="text1"/>
          <w:sz w:val="24"/>
          <w:szCs w:val="24"/>
          <w:shd w:val="clear" w:color="auto" w:fill="FFFFFF"/>
        </w:rPr>
        <w:t>.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lobe, individual lobe analysis to determine overall deposition may either underestimate or overestimate total lung burden, at least for </w:t>
      </w:r>
      <w:ins w:id="76" w:author="Darquenne, Chantal" w:date="2020-05-03T17:50:00Z">
        <w:r w:rsidR="00BB7CA8" w:rsidRPr="00AB0760">
          <w:rPr>
            <w:rFonts w:ascii="Times New Roman" w:hAnsi="Times New Roman" w:cs="Times New Roman"/>
            <w:color w:val="000000" w:themeColor="text1"/>
            <w:sz w:val="24"/>
            <w:szCs w:val="24"/>
            <w:shd w:val="clear" w:color="auto" w:fill="FFFFFF"/>
          </w:rPr>
          <w:t xml:space="preserve">micron-sized </w:t>
        </w:r>
      </w:ins>
      <w:r w:rsidRPr="00AB0760">
        <w:rPr>
          <w:rFonts w:ascii="Times New Roman" w:hAnsi="Times New Roman" w:cs="Times New Roman"/>
          <w:color w:val="000000" w:themeColor="text1"/>
          <w:sz w:val="24"/>
          <w:szCs w:val="24"/>
          <w:shd w:val="clear" w:color="auto" w:fill="FFFFFF"/>
        </w:rPr>
        <w:t>particles</w:t>
      </w:r>
      <w:del w:id="77" w:author="Darquenne, Chantal" w:date="2020-05-03T17:50:00Z">
        <w:r w:rsidRPr="00AB0760" w:rsidDel="00BB7CA8">
          <w:rPr>
            <w:rFonts w:ascii="Times New Roman" w:hAnsi="Times New Roman" w:cs="Times New Roman"/>
            <w:color w:val="000000" w:themeColor="text1"/>
            <w:sz w:val="24"/>
            <w:szCs w:val="24"/>
            <w:shd w:val="clear" w:color="auto" w:fill="FFFFFF"/>
          </w:rPr>
          <w:delText xml:space="preserve"> in the micron size range</w:delText>
        </w:r>
      </w:del>
      <w:r w:rsidRPr="00AB0760">
        <w:rPr>
          <w:rFonts w:ascii="Times New Roman" w:hAnsi="Times New Roman" w:cs="Times New Roman"/>
          <w:color w:val="000000" w:themeColor="text1"/>
          <w:sz w:val="24"/>
          <w:szCs w:val="24"/>
          <w:shd w:val="clear" w:color="auto" w:fill="FFFFFF"/>
        </w:rPr>
        <w:t>.</w:t>
      </w:r>
    </w:p>
    <w:p w14:paraId="49F036AF" w14:textId="11CD5F35" w:rsidR="00BB2328" w:rsidRPr="00AB0760" w:rsidDel="00210EF6" w:rsidRDefault="00BB2328" w:rsidP="00210EF6">
      <w:pPr>
        <w:spacing w:line="480" w:lineRule="auto"/>
        <w:jc w:val="both"/>
        <w:rPr>
          <w:del w:id="78" w:author="Darquenne, Chantal" w:date="2020-05-03T14:12:00Z"/>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del w:id="79" w:author="Darquenne, Chantal" w:date="2020-05-03T14:18:00Z">
        <w:r w:rsidRPr="00AB0760" w:rsidDel="00210EF6">
          <w:rPr>
            <w:rFonts w:ascii="Times New Roman" w:hAnsi="Times New Roman" w:cs="Times New Roman"/>
            <w:color w:val="000000"/>
            <w:sz w:val="24"/>
            <w:szCs w:val="24"/>
            <w:shd w:val="clear" w:color="auto" w:fill="FFFFFF"/>
          </w:rPr>
          <w:delText>Varying particle sizes can introduce ineligible deviations of the density and spatial homogeneity of aerosol dosimetry measurements at the near-acini level.</w:delText>
        </w:r>
      </w:del>
    </w:p>
    <w:p w14:paraId="30D69E3F" w14:textId="3481A796" w:rsidR="00210EF6" w:rsidRPr="00AB0760" w:rsidRDefault="00210EF6" w:rsidP="00210EF6">
      <w:pPr>
        <w:spacing w:line="480" w:lineRule="auto"/>
        <w:jc w:val="both"/>
        <w:rPr>
          <w:ins w:id="80" w:author="Darquenne, Chantal" w:date="2020-05-03T14:23:00Z"/>
          <w:rFonts w:ascii="Times New Roman" w:hAnsi="Times New Roman" w:cs="Times New Roman"/>
          <w:color w:val="000000"/>
          <w:sz w:val="24"/>
          <w:szCs w:val="24"/>
          <w:shd w:val="clear" w:color="auto" w:fill="FFFFFF"/>
        </w:rPr>
      </w:pPr>
    </w:p>
    <w:p w14:paraId="6D06F104" w14:textId="63690A81" w:rsidR="00210EF6" w:rsidRPr="00AB0760" w:rsidRDefault="00210EF6">
      <w:pPr>
        <w:spacing w:line="480" w:lineRule="auto"/>
        <w:jc w:val="both"/>
        <w:rPr>
          <w:ins w:id="81" w:author="Darquenne, Chantal" w:date="2020-05-03T14:23:00Z"/>
          <w:rFonts w:ascii="Times New Roman" w:hAnsi="Times New Roman" w:cs="Times New Roman"/>
          <w:color w:val="000000"/>
          <w:sz w:val="24"/>
          <w:szCs w:val="24"/>
          <w:shd w:val="clear" w:color="auto" w:fill="FFFFFF"/>
        </w:rPr>
        <w:pPrChange w:id="82" w:author="Darquenne, Chantal" w:date="2020-05-03T14:22:00Z">
          <w:pPr>
            <w:autoSpaceDE w:val="0"/>
            <w:autoSpaceDN w:val="0"/>
            <w:adjustRightInd w:val="0"/>
            <w:spacing w:after="0" w:line="480" w:lineRule="auto"/>
          </w:pPr>
        </w:pPrChange>
      </w:pPr>
      <w:ins w:id="83" w:author="Darquenne, Chantal" w:date="2020-05-03T14:23:00Z">
        <w:r w:rsidRPr="00AB0760">
          <w:rPr>
            <w:rFonts w:ascii="Times New Roman" w:hAnsi="Times New Roman" w:cs="Times New Roman"/>
            <w:color w:val="000000"/>
            <w:sz w:val="24"/>
            <w:szCs w:val="24"/>
            <w:shd w:val="clear" w:color="auto" w:fill="FFFFFF"/>
          </w:rPr>
          <w:t>Keywords: lobar deposition</w:t>
        </w:r>
      </w:ins>
      <w:ins w:id="84" w:author="Darquenne, Chantal" w:date="2020-05-03T14:24:00Z">
        <w:r w:rsidRPr="00AB0760">
          <w:rPr>
            <w:rFonts w:ascii="Times New Roman" w:hAnsi="Times New Roman" w:cs="Times New Roman"/>
            <w:color w:val="000000"/>
            <w:sz w:val="24"/>
            <w:szCs w:val="24"/>
            <w:shd w:val="clear" w:color="auto" w:fill="FFFFFF"/>
          </w:rPr>
          <w:t>,</w:t>
        </w:r>
      </w:ins>
      <w:ins w:id="85" w:author="Darquenne, Chantal" w:date="2020-05-04T08:23:00Z">
        <w:r w:rsidR="00563EC2" w:rsidRPr="00AB0760">
          <w:rPr>
            <w:rFonts w:ascii="Times New Roman" w:hAnsi="Times New Roman" w:cs="Times New Roman"/>
            <w:color w:val="000000"/>
            <w:sz w:val="24"/>
            <w:szCs w:val="24"/>
            <w:shd w:val="clear" w:color="auto" w:fill="FFFFFF"/>
          </w:rPr>
          <w:t xml:space="preserve"> hot spots, </w:t>
        </w:r>
      </w:ins>
    </w:p>
    <w:p w14:paraId="555549A3" w14:textId="0987AF0D" w:rsidR="00B45CCB" w:rsidRPr="00AB0760" w:rsidDel="00D94B74" w:rsidRDefault="00B45CCB">
      <w:pPr>
        <w:spacing w:line="480" w:lineRule="auto"/>
        <w:jc w:val="both"/>
        <w:rPr>
          <w:del w:id="86" w:author="Darquenne, Chantal" w:date="2020-05-03T14:12:00Z"/>
          <w:rFonts w:ascii="Times New Roman" w:hAnsi="Times New Roman" w:cs="Times New Roman"/>
          <w:color w:val="000000" w:themeColor="text1"/>
          <w:sz w:val="24"/>
          <w:szCs w:val="24"/>
          <w:shd w:val="clear" w:color="auto" w:fill="FFFFFF"/>
        </w:rPr>
        <w:pPrChange w:id="87" w:author="Darquenne, Chantal" w:date="2020-05-03T14:22:00Z">
          <w:pPr>
            <w:spacing w:line="480" w:lineRule="auto"/>
          </w:pPr>
        </w:pPrChange>
      </w:pPr>
    </w:p>
    <w:p w14:paraId="02A99541" w14:textId="77777777" w:rsidR="009B6A69" w:rsidRPr="00AB0760" w:rsidRDefault="009B6A69">
      <w:pPr>
        <w:spacing w:line="480" w:lineRule="auto"/>
        <w:jc w:val="both"/>
        <w:rPr>
          <w:rFonts w:ascii="Times New Roman" w:hAnsi="Times New Roman" w:cs="Times New Roman"/>
          <w:b/>
          <w:sz w:val="24"/>
          <w:szCs w:val="24"/>
        </w:rPr>
        <w:pPrChange w:id="88" w:author="Darquenne, Chantal" w:date="2020-05-03T14:22:00Z">
          <w:pPr/>
        </w:pPrChange>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77777777"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ODsgSG9mbWFubiwgMjAxMTsgTWEgJmFtcDsgTHV0Y2hlbiwgMjAwOTsgVmluY2h1cmthciBldCBh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ODsgSG9mbWFubiwgMjAxMTsgTWEgJmFtcDsgTHV0Y2hlbiwgMjAwOTsgVmluY2h1cmthciBldCBh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BA0DB3" w:rsidRPr="00AB0760">
        <w:rPr>
          <w:rFonts w:ascii="Times New Roman" w:hAnsi="Times New Roman" w:cs="Times New Roman"/>
          <w:sz w:val="24"/>
          <w:szCs w:val="24"/>
        </w:rPr>
      </w:r>
      <w:r w:rsidR="00BA0DB3"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(De Backer et al., 2008; Hofmann, 2011; Ma &amp; Lutchen, 2009; Vinchurkar et al., 2012)</w:t>
      </w:r>
      <w:r w:rsidR="00BA0DB3" w:rsidRPr="00AB0760">
        <w:rPr>
          <w:rFonts w:ascii="Times New Roman" w:hAnsi="Times New Roman" w:cs="Times New Roman"/>
          <w:sz w:val="24"/>
          <w:szCs w:val="24"/>
        </w:rPr>
        <w:fldChar w:fldCharType="end"/>
      </w:r>
      <w:r w:rsidRPr="00AB0760">
        <w:rPr>
          <w:rFonts w:ascii="Times New Roman" w:hAnsi="Times New Roman" w:cs="Times New Roman"/>
          <w:sz w:val="24"/>
          <w:szCs w:val="24"/>
        </w:rPr>
        <w:t>(</w:t>
      </w:r>
      <w:r w:rsidR="00214D7E" w:rsidRPr="00AB0760">
        <w:rPr>
          <w:rFonts w:ascii="Times New Roman" w:hAnsi="Times New Roman" w:cs="Times New Roman"/>
          <w:sz w:val="24"/>
          <w:szCs w:val="24"/>
        </w:rPr>
        <w:t xml:space="preserve"> </w:t>
      </w:r>
      <w:proofErr w:type="spellStart"/>
      <w:r w:rsidR="00214D7E" w:rsidRPr="00AB0760">
        <w:rPr>
          <w:rFonts w:ascii="Times New Roman" w:hAnsi="Times New Roman" w:cs="Times New Roman"/>
          <w:sz w:val="24"/>
          <w:szCs w:val="24"/>
          <w:highlight w:val="yellow"/>
        </w:rPr>
        <w:t>Kuprat</w:t>
      </w:r>
      <w:proofErr w:type="spellEnd"/>
      <w:r w:rsidR="00214D7E" w:rsidRPr="00AB0760">
        <w:rPr>
          <w:rFonts w:ascii="Times New Roman" w:hAnsi="Times New Roman" w:cs="Times New Roman"/>
          <w:sz w:val="24"/>
          <w:szCs w:val="24"/>
          <w:highlight w:val="yellow"/>
        </w:rPr>
        <w:t xml:space="preserve"> et al., submitted 2020</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w:t>
      </w:r>
      <w:proofErr w:type="spellStart"/>
      <w:r w:rsidR="00214D7E" w:rsidRPr="00AB0760">
        <w:rPr>
          <w:rFonts w:ascii="Times New Roman" w:hAnsi="Times New Roman" w:cs="Times New Roman"/>
          <w:sz w:val="24"/>
          <w:szCs w:val="24"/>
        </w:rPr>
        <w:t>lapdMouse</w:t>
      </w:r>
      <w:proofErr w:type="spellEnd"/>
      <w:r w:rsidR="00214D7E" w:rsidRPr="00AB0760">
        <w:rPr>
          <w:rFonts w:ascii="Times New Roman" w:hAnsi="Times New Roman" w:cs="Times New Roman"/>
          <w:sz w:val="24"/>
          <w:szCs w:val="24"/>
        </w:rPr>
        <w:t xml:space="preserv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lastRenderedPageBreak/>
        <w:t xml:space="preserve">These data may 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 xml:space="preserve">in the </w:t>
      </w:r>
      <w:proofErr w:type="spellStart"/>
      <w:r w:rsidR="0015148D" w:rsidRPr="00AB0760">
        <w:rPr>
          <w:rFonts w:ascii="Times New Roman" w:hAnsi="Times New Roman" w:cs="Times New Roman"/>
          <w:color w:val="000000" w:themeColor="text1"/>
          <w:sz w:val="24"/>
          <w:szCs w:val="24"/>
          <w:shd w:val="clear" w:color="auto" w:fill="FFFFFF"/>
        </w:rPr>
        <w:t>lapdM</w:t>
      </w:r>
      <w:r w:rsidR="003E7232" w:rsidRPr="00AB0760">
        <w:rPr>
          <w:rFonts w:ascii="Times New Roman" w:hAnsi="Times New Roman" w:cs="Times New Roman"/>
          <w:color w:val="000000" w:themeColor="text1"/>
          <w:sz w:val="24"/>
          <w:szCs w:val="24"/>
          <w:shd w:val="clear" w:color="auto" w:fill="FFFFFF"/>
        </w:rPr>
        <w:t>ouse</w:t>
      </w:r>
      <w:proofErr w:type="spellEnd"/>
      <w:r w:rsidR="003E7232" w:rsidRPr="00AB0760">
        <w:rPr>
          <w:rFonts w:ascii="Times New Roman" w:hAnsi="Times New Roman" w:cs="Times New Roman"/>
          <w:color w:val="000000" w:themeColor="text1"/>
          <w:sz w:val="24"/>
          <w:szCs w:val="24"/>
          <w:shd w:val="clear" w:color="auto" w:fill="FFFFFF"/>
        </w:rPr>
        <w:t xml:space="preserv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402BB989" w:rsidR="004200E2" w:rsidRPr="00AB0760" w:rsidRDefault="004200E2" w:rsidP="004200E2">
            <w:pPr>
              <w:autoSpaceDE w:val="0"/>
              <w:autoSpaceDN w:val="0"/>
              <w:adjustRightInd w:val="0"/>
              <w:spacing w:before="12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lapdMouse archive</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200E2">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200E2">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5DAB004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57D5D7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15</w:t>
            </w:r>
          </w:p>
        </w:tc>
      </w:tr>
    </w:tbl>
    <w:p w14:paraId="357E8DB2" w14:textId="1D907975" w:rsidR="004200E2" w:rsidRPr="00AB0760" w:rsidRDefault="004200E2"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4FB47222" w14:textId="77777777" w:rsidR="00974CCF" w:rsidRPr="00AB0760" w:rsidRDefault="00974CCF"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1DB9B963" w14:textId="24E58DB2" w:rsidR="00C85E19" w:rsidRPr="00AB0760" w:rsidRDefault="003E7232"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densities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620AB750" w14:textId="5FE63630" w:rsidR="003E7232" w:rsidRPr="00AB0760" w:rsidRDefault="003E7232" w:rsidP="004D5B63">
      <w:pPr>
        <w:autoSpaceDE w:val="0"/>
        <w:autoSpaceDN w:val="0"/>
        <w:adjustRightInd w:val="0"/>
        <w:spacing w:after="0" w:line="480" w:lineRule="auto"/>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AB0760"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68C669D" w14:textId="77777777" w:rsidR="00A30242" w:rsidRPr="00AB0760" w:rsidRDefault="00A30242" w:rsidP="004D5B63">
      <w:pPr>
        <w:spacing w:line="480" w:lineRule="auto"/>
        <w:rPr>
          <w:rFonts w:ascii="Times New Roman" w:hAnsi="Times New Roman" w:cs="Times New Roman"/>
          <w:color w:val="000000" w:themeColor="text1"/>
          <w:sz w:val="24"/>
          <w:szCs w:val="24"/>
          <w:shd w:val="clear" w:color="auto" w:fill="FFFFFF"/>
        </w:rPr>
      </w:pPr>
    </w:p>
    <w:p w14:paraId="5FFA2F58" w14:textId="1579B52A" w:rsidR="00F12867" w:rsidRPr="00AB0760" w:rsidRDefault="00F12867"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lastRenderedPageBreak/>
        <w:t xml:space="preserve">For each mouse sample, DV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77777777" w:rsidR="00F12867" w:rsidRPr="00AB0760" w:rsidRDefault="00F12867" w:rsidP="004D5B63">
      <w:pPr>
        <w:spacing w:line="480" w:lineRule="auto"/>
        <w:rPr>
          <w:rFonts w:ascii="Times New Roman" w:hAnsi="Times New Roman" w:cs="Times New Roman"/>
          <w:color w:val="000000" w:themeColor="text1"/>
          <w:sz w:val="24"/>
          <w:szCs w:val="24"/>
          <w:shd w:val="clear" w:color="auto" w:fill="FFFFFF"/>
        </w:rPr>
      </w:pPr>
    </w:p>
    <w:p w14:paraId="2C080759" w14:textId="32A9E9E9"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lobar particle deposition density.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4847D4" w:rsidRPr="00AB0760">
        <w:rPr>
          <w:rFonts w:ascii="Times New Roman" w:hAnsi="Times New Roman" w:cs="Times New Roman"/>
          <w:color w:val="000000"/>
          <w:sz w:val="24"/>
          <w:szCs w:val="24"/>
          <w:shd w:val="clear" w:color="auto" w:fill="FFFFFF"/>
        </w:rPr>
        <w:t xml:space="preserve">density of deposited </w:t>
      </w:r>
      <w:r w:rsidRPr="00AB0760">
        <w:rPr>
          <w:rFonts w:ascii="Times New Roman" w:hAnsi="Times New Roman" w:cs="Times New Roman"/>
          <w:color w:val="000000"/>
          <w:sz w:val="24"/>
          <w:szCs w:val="24"/>
          <w:shd w:val="clear" w:color="auto" w:fill="FFFFFF"/>
        </w:rPr>
        <w:t>particles 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 density</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59B7DB8C"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 xml:space="preserve">s.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 xml:space="preserve">The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181C3C" w:rsidRPr="00AB0760">
        <w:rPr>
          <w:rFonts w:ascii="Times New Roman" w:hAnsi="Times New Roman" w:cs="Times New Roman"/>
          <w:color w:val="000000"/>
          <w:sz w:val="24"/>
          <w:szCs w:val="24"/>
          <w:shd w:val="clear" w:color="auto" w:fill="FFFFFF"/>
        </w:rPr>
        <w:t>then</w:t>
      </w:r>
      <w:r w:rsidR="00683EF5" w:rsidRPr="00AB0760">
        <w:rPr>
          <w:rFonts w:ascii="Times New Roman" w:hAnsi="Times New Roman" w:cs="Times New Roman"/>
          <w:color w:val="000000"/>
          <w:sz w:val="24"/>
          <w:szCs w:val="24"/>
          <w:shd w:val="clear" w:color="auto" w:fill="FFFFFF"/>
        </w:rPr>
        <w:t xml:space="preserve"> calculated</w:t>
      </w:r>
      <w:r w:rsidR="00EB0478" w:rsidRPr="00AB0760">
        <w:rPr>
          <w:rFonts w:ascii="Times New Roman" w:hAnsi="Times New Roman" w:cs="Times New Roman"/>
          <w:color w:val="000000"/>
          <w:sz w:val="24"/>
          <w:szCs w:val="24"/>
          <w:shd w:val="clear" w:color="auto" w:fill="FFFFFF"/>
        </w:rPr>
        <w:t>:</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w:lastRenderedPageBreak/>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7F72F484" w14:textId="77777777" w:rsidR="004D5AEF" w:rsidRPr="00AB0760" w:rsidRDefault="004D5AEF"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57489A9A" w14:textId="77777777" w:rsidR="00D166F2" w:rsidRPr="00AB0760" w:rsidRDefault="00EB0478"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77777777" w:rsidR="00D166F2" w:rsidRPr="00AB0760"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4D15EA80" w14:textId="6CCF1639" w:rsidR="00A30242" w:rsidRPr="00AB0760" w:rsidRDefault="00D63653"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FF0000"/>
          <w:sz w:val="24"/>
          <w:szCs w:val="24"/>
          <w:shd w:val="clear" w:color="auto" w:fill="FFFFFF"/>
        </w:rPr>
        <w:t>N</w:t>
      </w:r>
      <w:r w:rsidR="006B034B" w:rsidRPr="00AB0760">
        <w:rPr>
          <w:rFonts w:ascii="Times New Roman" w:hAnsi="Times New Roman" w:cs="Times New Roman"/>
          <w:color w:val="FF0000"/>
          <w:sz w:val="24"/>
          <w:szCs w:val="24"/>
          <w:shd w:val="clear" w:color="auto" w:fill="FFFFFF"/>
        </w:rPr>
        <w:t>ear</w:t>
      </w:r>
      <w:r w:rsidRPr="00AB0760">
        <w:rPr>
          <w:rFonts w:ascii="Times New Roman" w:hAnsi="Times New Roman" w:cs="Times New Roman"/>
          <w:color w:val="FF0000"/>
          <w:sz w:val="24"/>
          <w:szCs w:val="24"/>
          <w:shd w:val="clear" w:color="auto" w:fill="FFFFFF"/>
        </w:rPr>
        <w:t>-acini compartments with mean deposition equal to or higher than 2.33 (</w:t>
      </w:r>
      <m:oMath>
        <m:sSub>
          <m:sSubPr>
            <m:ctrlPr>
              <w:rPr>
                <w:rFonts w:ascii="Cambria Math" w:hAnsi="Cambria Math" w:cs="Times New Roman"/>
                <w:i/>
                <w:color w:val="FF0000"/>
                <w:sz w:val="24"/>
                <w:szCs w:val="24"/>
                <w:shd w:val="clear" w:color="auto" w:fill="FFFFFF"/>
              </w:rPr>
            </m:ctrlPr>
          </m:sSubPr>
          <m:e>
            <m:r>
              <w:rPr>
                <w:rFonts w:ascii="Cambria Math" w:hAnsi="Cambria Math" w:cs="Times New Roman"/>
                <w:color w:val="FF0000"/>
                <w:sz w:val="24"/>
                <w:szCs w:val="24"/>
                <w:shd w:val="clear" w:color="auto" w:fill="FFFFFF"/>
              </w:rPr>
              <m:t>Z</m:t>
            </m:r>
          </m:e>
          <m:sub>
            <m:r>
              <w:rPr>
                <w:rFonts w:ascii="Cambria Math" w:hAnsi="Cambria Math" w:cs="Times New Roman"/>
                <w:color w:val="FF0000"/>
                <w:sz w:val="24"/>
                <w:szCs w:val="24"/>
                <w:shd w:val="clear" w:color="auto" w:fill="FFFFFF"/>
              </w:rPr>
              <m:t>0.01</m:t>
            </m:r>
          </m:sub>
        </m:sSub>
      </m:oMath>
      <w:r w:rsidRPr="00AB0760">
        <w:rPr>
          <w:rFonts w:ascii="Times New Roman" w:hAnsi="Times New Roman" w:cs="Times New Roman"/>
          <w:color w:val="FF0000"/>
          <w:sz w:val="24"/>
          <w:szCs w:val="24"/>
          <w:shd w:val="clear" w:color="auto" w:fill="FFFFFF"/>
        </w:rPr>
        <w:t xml:space="preserve">) standard deviations above the median </w:t>
      </w:r>
      <w:r w:rsidR="00D166F2" w:rsidRPr="00AB0760">
        <w:rPr>
          <w:rFonts w:ascii="Times New Roman" w:hAnsi="Times New Roman" w:cs="Times New Roman"/>
          <w:color w:val="FF0000"/>
          <w:sz w:val="24"/>
          <w:szCs w:val="24"/>
          <w:shd w:val="clear" w:color="auto" w:fill="FFFFFF"/>
        </w:rPr>
        <w:t>were</w:t>
      </w:r>
      <w:r w:rsidRPr="00AB0760">
        <w:rPr>
          <w:rFonts w:ascii="Times New Roman" w:hAnsi="Times New Roman" w:cs="Times New Roman"/>
          <w:color w:val="FF0000"/>
          <w:sz w:val="24"/>
          <w:szCs w:val="24"/>
          <w:shd w:val="clear" w:color="auto" w:fill="FFFFFF"/>
        </w:rPr>
        <w:t xml:space="preserve"> visualized as hotspots on the lung mesh</w:t>
      </w:r>
      <w:r w:rsidR="00F71AA4" w:rsidRPr="00AB0760">
        <w:rPr>
          <w:rFonts w:ascii="Times New Roman" w:hAnsi="Times New Roman" w:cs="Times New Roman"/>
          <w:color w:val="FF0000"/>
          <w:sz w:val="24"/>
          <w:szCs w:val="24"/>
          <w:shd w:val="clear" w:color="auto" w:fill="FFFFFF"/>
        </w:rPr>
        <w:t xml:space="preserve"> reconstructed based on airway orientation and length.</w:t>
      </w:r>
      <w:r w:rsidR="007A44DF" w:rsidRPr="00AB0760">
        <w:rPr>
          <w:rFonts w:ascii="Times New Roman" w:hAnsi="Times New Roman" w:cs="Times New Roman"/>
          <w:color w:val="FF0000"/>
          <w:sz w:val="24"/>
          <w:szCs w:val="24"/>
          <w:shd w:val="clear" w:color="auto" w:fill="FFFFFF"/>
        </w:rPr>
        <w:t xml:space="preserve"> Add </w:t>
      </w:r>
      <w:r w:rsidR="000B1266" w:rsidRPr="00AB0760">
        <w:rPr>
          <w:rFonts w:ascii="Times New Roman" w:hAnsi="Times New Roman" w:cs="Times New Roman"/>
          <w:color w:val="FF0000"/>
          <w:sz w:val="24"/>
          <w:szCs w:val="24"/>
          <w:shd w:val="clear" w:color="auto" w:fill="FFFFFF"/>
        </w:rPr>
        <w:t>top to bottom near acini deposition?</w:t>
      </w:r>
    </w:p>
    <w:p w14:paraId="00EC1CE5" w14:textId="2540EDC7" w:rsidR="00A30242" w:rsidRPr="00AB0760"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Statistical Analysis</w:t>
      </w:r>
      <w:r w:rsidR="000443F7" w:rsidRPr="00AB0760">
        <w:rPr>
          <w:rFonts w:ascii="Times New Roman" w:hAnsi="Times New Roman" w:cs="Times New Roman"/>
          <w:i/>
          <w:color w:val="000000"/>
          <w:sz w:val="24"/>
          <w:szCs w:val="24"/>
          <w:shd w:val="clear" w:color="auto" w:fill="FFFFFF"/>
        </w:rPr>
        <w:t>.</w:t>
      </w:r>
    </w:p>
    <w:p w14:paraId="53E75445" w14:textId="60F09FA8" w:rsidR="0039298B" w:rsidRPr="00AB0760" w:rsidRDefault="00AB0760"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t>with different strain, sex</w:t>
      </w:r>
      <w:del w:id="89" w:author="Darquenne, Chantal" w:date="2020-05-04T09:20:00Z">
        <w:r w:rsidR="003B004D" w:rsidRPr="00AB0760" w:rsidDel="002F05A1">
          <w:rPr>
            <w:rFonts w:ascii="Times New Roman" w:hAnsi="Times New Roman" w:cs="Times New Roman"/>
            <w:color w:val="000000"/>
            <w:sz w:val="24"/>
            <w:szCs w:val="24"/>
            <w:shd w:val="clear" w:color="auto" w:fill="FFFFFF"/>
          </w:rPr>
          <w:delText>,</w:delText>
        </w:r>
      </w:del>
      <w:ins w:id="90" w:author="Darquenne, Chantal" w:date="2020-05-04T09:20:00Z">
        <w:r w:rsidR="002F05A1" w:rsidRPr="00AB0760">
          <w:rPr>
            <w:rFonts w:ascii="Times New Roman" w:hAnsi="Times New Roman" w:cs="Times New Roman"/>
            <w:color w:val="000000"/>
            <w:sz w:val="24"/>
            <w:szCs w:val="24"/>
            <w:shd w:val="clear" w:color="auto" w:fill="FFFFFF"/>
          </w:rPr>
          <w:t xml:space="preserve"> and</w:t>
        </w:r>
      </w:ins>
      <w:r w:rsidR="003B004D" w:rsidRPr="00AB0760">
        <w:rPr>
          <w:rFonts w:ascii="Times New Roman" w:hAnsi="Times New Roman" w:cs="Times New Roman"/>
          <w:color w:val="000000"/>
          <w:sz w:val="24"/>
          <w:szCs w:val="24"/>
          <w:shd w:val="clear" w:color="auto" w:fill="FFFFFF"/>
        </w:rPr>
        <w:t xml:space="preserve"> particle size</w:t>
      </w:r>
      <w:del w:id="91" w:author="Darquenne, Chantal" w:date="2020-05-04T09:20:00Z">
        <w:r w:rsidR="003B004D" w:rsidRPr="00AB0760" w:rsidDel="002F05A1">
          <w:rPr>
            <w:rFonts w:ascii="Times New Roman" w:hAnsi="Times New Roman" w:cs="Times New Roman"/>
            <w:color w:val="000000"/>
            <w:sz w:val="24"/>
            <w:szCs w:val="24"/>
            <w:shd w:val="clear" w:color="auto" w:fill="FFFFFF"/>
          </w:rPr>
          <w:delText xml:space="preserve"> and exposure time</w:delText>
        </w:r>
      </w:del>
      <w:r w:rsidR="003B004D" w:rsidRPr="00AB0760">
        <w:rPr>
          <w:rFonts w:ascii="Times New Roman" w:hAnsi="Times New Roman" w:cs="Times New Roman"/>
          <w:color w:val="000000"/>
          <w:sz w:val="24"/>
          <w:szCs w:val="24"/>
          <w:shd w:val="clear" w:color="auto" w:fill="FFFFFF"/>
        </w:rPr>
        <w:t>.</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3DF53F71"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w:t>
      </w:r>
      <w:del w:id="92" w:author="Darquenne, Chantal" w:date="2020-05-03T14:59:00Z">
        <w:r w:rsidR="004F48FF" w:rsidRPr="00AB0760" w:rsidDel="00D166F2">
          <w:rPr>
            <w:rFonts w:ascii="Times New Roman" w:hAnsi="Times New Roman" w:cs="Times New Roman"/>
            <w:color w:val="000000"/>
            <w:sz w:val="24"/>
            <w:szCs w:val="24"/>
            <w:shd w:val="clear" w:color="auto" w:fill="FFFFFF"/>
          </w:rPr>
          <w:delText xml:space="preserve">deposition density </w:delText>
        </w:r>
      </w:del>
      <w:r w:rsidR="004F48FF" w:rsidRPr="00AB0760">
        <w:rPr>
          <w:rFonts w:ascii="Times New Roman" w:hAnsi="Times New Roman" w:cs="Times New Roman"/>
          <w:color w:val="000000"/>
          <w:sz w:val="24"/>
          <w:szCs w:val="24"/>
          <w:shd w:val="clear" w:color="auto" w:fill="FFFFFF"/>
        </w:rPr>
        <w:t>distributions</w:t>
      </w:r>
      <w:r w:rsidRPr="00AB0760">
        <w:rPr>
          <w:rFonts w:ascii="Times New Roman" w:hAnsi="Times New Roman" w:cs="Times New Roman"/>
          <w:color w:val="000000"/>
          <w:sz w:val="24"/>
          <w:szCs w:val="24"/>
          <w:shd w:val="clear" w:color="auto" w:fill="FFFFFF"/>
        </w:rPr>
        <w:t xml:space="preserve"> </w:t>
      </w:r>
      <w:ins w:id="93" w:author="Darquenne, Chantal" w:date="2020-05-03T15:00:00Z">
        <w:r w:rsidR="00D166F2" w:rsidRPr="00AB0760">
          <w:rPr>
            <w:rFonts w:ascii="Times New Roman" w:hAnsi="Times New Roman" w:cs="Times New Roman"/>
            <w:color w:val="000000"/>
            <w:sz w:val="24"/>
            <w:szCs w:val="24"/>
            <w:shd w:val="clear" w:color="auto" w:fill="FFFFFF"/>
          </w:rPr>
          <w:t xml:space="preserve">of near-acini deposition </w:t>
        </w:r>
      </w:ins>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03B7B681" w:rsidR="00974CCF" w:rsidRDefault="00974CCF">
      <w:pPr>
        <w:rPr>
          <w:rFonts w:ascii="Times New Roman" w:hAnsi="Times New Roman" w:cs="Times New Roman"/>
          <w:b/>
          <w:sz w:val="24"/>
          <w:szCs w:val="24"/>
        </w:rPr>
      </w:pPr>
    </w:p>
    <w:p w14:paraId="39E12750" w14:textId="77777777" w:rsidR="00A93A59" w:rsidRPr="00AB0760" w:rsidRDefault="00A93A59">
      <w:pPr>
        <w:rPr>
          <w:rFonts w:ascii="Times New Roman" w:hAnsi="Times New Roman" w:cs="Times New Roman"/>
          <w:b/>
          <w:sz w:val="24"/>
          <w:szCs w:val="24"/>
        </w:rPr>
      </w:pPr>
    </w:p>
    <w:p w14:paraId="568A0AC3" w14:textId="0B682CC3"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3. RESULTS AND DISCUSSION</w:t>
      </w:r>
    </w:p>
    <w:p w14:paraId="39EEA002" w14:textId="1EFA4DD6" w:rsidR="000B1266" w:rsidRPr="00AB0760" w:rsidRDefault="00C934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ED419C" w:rsidRPr="00AB0760">
        <w:rPr>
          <w:rFonts w:ascii="Times New Roman" w:hAnsi="Times New Roman" w:cs="Times New Roman"/>
          <w:color w:val="000000"/>
          <w:sz w:val="24"/>
          <w:szCs w:val="24"/>
          <w:shd w:val="clear" w:color="auto" w:fill="FFFFFF"/>
        </w:rPr>
        <w:t xml:space="preserve">. </w:t>
      </w:r>
    </w:p>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4FC749E1" w:rsidR="00D166F2" w:rsidRPr="00AB0760" w:rsidRDefault="000B1266" w:rsidP="009E536A">
      <w:pPr>
        <w:spacing w:line="480" w:lineRule="auto"/>
        <w:jc w:val="both"/>
        <w:rPr>
          <w:rFonts w:ascii="Times New Roman" w:hAnsi="Times New Roman" w:cs="Times New Roman"/>
          <w:color w:val="000000"/>
          <w:sz w:val="24"/>
          <w:szCs w:val="24"/>
          <w:shd w:val="clear" w:color="auto" w:fill="FFFFFF"/>
        </w:rPr>
      </w:pPr>
      <w:ins w:id="94" w:author="Darquenne, Chantal" w:date="2020-05-03T15:21:00Z">
        <w:r w:rsidRPr="00AB0760">
          <w:rPr>
            <w:rFonts w:ascii="Times New Roman" w:hAnsi="Times New Roman" w:cs="Times New Roman"/>
            <w:color w:val="000000"/>
            <w:sz w:val="24"/>
            <w:szCs w:val="24"/>
            <w:shd w:val="clear" w:color="auto" w:fill="FFFFFF"/>
          </w:rPr>
          <w:t xml:space="preserve">There was no significant effect of sex or strain on </w:t>
        </w:r>
      </w:ins>
      <w:proofErr w:type="spellStart"/>
      <w:ins w:id="95" w:author="Darquenne, Chantal" w:date="2020-05-03T15:22:00Z">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ins>
      <w:ins w:id="96" w:author="Darquenne, Chantal" w:date="2020-05-04T08:24:00Z">
        <w:r w:rsidR="00563EC2" w:rsidRPr="00AB0760">
          <w:rPr>
            <w:rFonts w:ascii="Times New Roman" w:hAnsi="Times New Roman" w:cs="Times New Roman"/>
            <w:color w:val="000000"/>
            <w:sz w:val="24"/>
            <w:szCs w:val="24"/>
            <w:shd w:val="clear" w:color="auto" w:fill="FFFFFF"/>
          </w:rPr>
          <w:t>o</w:t>
        </w:r>
      </w:ins>
      <w:ins w:id="97" w:author="Darquenne, Chantal" w:date="2020-05-03T15:22:00Z">
        <w:r w:rsidRPr="00AB0760">
          <w:rPr>
            <w:rFonts w:ascii="Times New Roman" w:hAnsi="Times New Roman" w:cs="Times New Roman"/>
            <w:color w:val="000000"/>
            <w:sz w:val="24"/>
            <w:szCs w:val="24"/>
            <w:shd w:val="clear" w:color="auto" w:fill="FFFFFF"/>
          </w:rPr>
          <w:t xml:space="preserve">n particle size. </w:t>
        </w:r>
      </w:ins>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Table 2</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1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were found for animals 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6B8D3465" w14:textId="0DAE0799" w:rsidR="000B1266" w:rsidRDefault="000B1266" w:rsidP="009E536A">
      <w:pPr>
        <w:spacing w:line="480" w:lineRule="auto"/>
        <w:jc w:val="both"/>
        <w:rPr>
          <w:rFonts w:ascii="Times New Roman" w:hAnsi="Times New Roman" w:cs="Times New Roman"/>
          <w:color w:val="000000"/>
          <w:sz w:val="24"/>
          <w:szCs w:val="24"/>
          <w:shd w:val="clear" w:color="auto" w:fill="FFFFFF"/>
        </w:rPr>
      </w:pPr>
    </w:p>
    <w:p w14:paraId="686642C2" w14:textId="77777777" w:rsidR="00A93A59" w:rsidRPr="00AB0760" w:rsidRDefault="00A93A59" w:rsidP="009E536A">
      <w:pPr>
        <w:spacing w:line="480" w:lineRule="auto"/>
        <w:jc w:val="both"/>
        <w:rPr>
          <w:rFonts w:ascii="Times New Roman" w:hAnsi="Times New Roman" w:cs="Times New Roman"/>
          <w:color w:val="000000"/>
          <w:sz w:val="24"/>
          <w:szCs w:val="24"/>
          <w:shd w:val="clear" w:color="auto" w:fill="FFFFFF"/>
        </w:rPr>
      </w:pPr>
    </w:p>
    <w:p w14:paraId="1CDEC5A3"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440"/>
      </w:tblGrid>
      <w:tr w:rsidR="004200E2" w:rsidRPr="00AB0760" w14:paraId="6171ECD8" w14:textId="77777777" w:rsidTr="004200E2">
        <w:tc>
          <w:tcPr>
            <w:tcW w:w="9111" w:type="dxa"/>
            <w:gridSpan w:val="7"/>
            <w:tcBorders>
              <w:bottom w:val="single" w:sz="4" w:space="0" w:color="auto"/>
            </w:tcBorders>
          </w:tcPr>
          <w:p w14:paraId="2B150BC9" w14:textId="0A1C6864"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Table 2.</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DV ratio in the lung lobes for each particle size </w:t>
            </w:r>
          </w:p>
        </w:tc>
      </w:tr>
      <w:tr w:rsidR="004200E2" w:rsidRPr="00AB0760" w14:paraId="31FD5181" w14:textId="77777777" w:rsidTr="004200E2">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4200E2">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440"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4200E2">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440"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4200E2">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4C42F0">
        <w:tc>
          <w:tcPr>
            <w:tcW w:w="9111"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6037D172" w14:textId="55CB01BE" w:rsidR="00A77A3F" w:rsidRPr="00AB0760" w:rsidRDefault="00A77A3F" w:rsidP="00A77A3F">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3600" behindDoc="0" locked="0" layoutInCell="1" allowOverlap="1" wp14:anchorId="532D73FA" wp14:editId="027FBF7E">
            <wp:simplePos x="0" y="0"/>
            <wp:positionH relativeFrom="column">
              <wp:posOffset>116984</wp:posOffset>
            </wp:positionH>
            <wp:positionV relativeFrom="paragraph">
              <wp:posOffset>552620</wp:posOffset>
            </wp:positionV>
            <wp:extent cx="5943600" cy="26003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rquenne_Fig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14:sizeRelH relativeFrom="page">
              <wp14:pctWidth>0</wp14:pctWidth>
            </wp14:sizeRelH>
            <wp14:sizeRelV relativeFrom="page">
              <wp14:pctHeight>0</wp14:pctHeight>
            </wp14:sizeRelV>
          </wp:anchor>
        </w:drawing>
      </w:r>
    </w:p>
    <w:p w14:paraId="3D495985" w14:textId="65003B6D" w:rsidR="004200E2" w:rsidRPr="00AB0760" w:rsidRDefault="004200E2" w:rsidP="002A7B37">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1.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AB0760">
        <w:rPr>
          <w:rFonts w:ascii="Times New Roman" w:hAnsi="Times New Roman" w:cs="Times New Roman"/>
          <w:bCs/>
          <w:color w:val="000000"/>
          <w:sz w:val="24"/>
          <w:szCs w:val="24"/>
          <w:shd w:val="clear" w:color="auto" w:fill="FFFFFF"/>
        </w:rPr>
        <w:t xml:space="preserve">DV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085B7E0C" w:rsidR="00B06D3C" w:rsidRPr="00AB0760"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lastRenderedPageBreak/>
        <w:t>Data showed in Figure 1 and Table 2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2A)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this study (Table 2).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ins w:id="98" w:author="Darquenne, Chantal" w:date="2020-05-10T13:42:00Z">
        <w:r w:rsidR="003604DC" w:rsidRPr="00AB0760">
          <w:rPr>
            <w:rFonts w:ascii="Times New Roman" w:hAnsi="Times New Roman" w:cs="Times New Roman"/>
            <w:color w:val="000000"/>
            <w:sz w:val="24"/>
            <w:szCs w:val="24"/>
            <w:shd w:val="clear" w:color="auto" w:fill="FFFFFF"/>
          </w:rPr>
          <w:t>to</w:t>
        </w:r>
      </w:ins>
      <w:del w:id="99" w:author="Darquenne, Chantal" w:date="2020-05-10T13:42:00Z">
        <w:r w:rsidR="0055078F" w:rsidRPr="00AB0760" w:rsidDel="003604DC">
          <w:rPr>
            <w:rFonts w:ascii="Times New Roman" w:hAnsi="Times New Roman" w:cs="Times New Roman"/>
            <w:color w:val="000000"/>
            <w:sz w:val="24"/>
            <w:szCs w:val="24"/>
            <w:shd w:val="clear" w:color="auto" w:fill="FFFFFF"/>
          </w:rPr>
          <w:delText>in</w:delText>
        </w:r>
      </w:del>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DV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2</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37C6B52E" w14:textId="783232E4" w:rsidR="004200E2" w:rsidRPr="00AB0760" w:rsidRDefault="00A93A59"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4624" behindDoc="0" locked="0" layoutInCell="1" allowOverlap="1" wp14:anchorId="30F87359" wp14:editId="01FA4C7A">
            <wp:simplePos x="0" y="0"/>
            <wp:positionH relativeFrom="column">
              <wp:posOffset>351790</wp:posOffset>
            </wp:positionH>
            <wp:positionV relativeFrom="paragraph">
              <wp:posOffset>0</wp:posOffset>
            </wp:positionV>
            <wp:extent cx="5334000" cy="3200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rquenne_Fig2A.pdf"/>
                    <pic:cNvPicPr/>
                  </pic:nvPicPr>
                  <pic:blipFill>
                    <a:blip r:embed="rId11">
                      <a:extLst>
                        <a:ext uri="{28A0092B-C50C-407E-A947-70E740481C1C}">
                          <a14:useLocalDpi xmlns:a14="http://schemas.microsoft.com/office/drawing/2010/main" val="0"/>
                        </a:ext>
                      </a:extLst>
                    </a:blip>
                    <a:stretch>
                      <a:fillRect/>
                    </a:stretch>
                  </pic:blipFill>
                  <pic:spPr>
                    <a:xfrm>
                      <a:off x="0" y="0"/>
                      <a:ext cx="5334000" cy="3200400"/>
                    </a:xfrm>
                    <a:prstGeom prst="rect">
                      <a:avLst/>
                    </a:prstGeom>
                  </pic:spPr>
                </pic:pic>
              </a:graphicData>
            </a:graphic>
            <wp14:sizeRelH relativeFrom="page">
              <wp14:pctWidth>0</wp14:pctWidth>
            </wp14:sizeRelH>
            <wp14:sizeRelV relativeFrom="page">
              <wp14:pctHeight>0</wp14:pctHeight>
            </wp14:sizeRelV>
          </wp:anchor>
        </w:drawing>
      </w:r>
      <w:r w:rsidRPr="00AB0760">
        <w:rPr>
          <w:rFonts w:ascii="Times New Roman" w:hAnsi="Times New Roman" w:cs="Times New Roman"/>
          <w:noProof/>
          <w:color w:val="000000"/>
          <w:sz w:val="24"/>
          <w:szCs w:val="24"/>
        </w:rPr>
        <w:drawing>
          <wp:anchor distT="0" distB="0" distL="114300" distR="114300" simplePos="0" relativeHeight="251675648" behindDoc="0" locked="0" layoutInCell="1" allowOverlap="1" wp14:anchorId="07B6D606" wp14:editId="40742109">
            <wp:simplePos x="0" y="0"/>
            <wp:positionH relativeFrom="column">
              <wp:posOffset>380164</wp:posOffset>
            </wp:positionH>
            <wp:positionV relativeFrom="paragraph">
              <wp:posOffset>3362488</wp:posOffset>
            </wp:positionV>
            <wp:extent cx="5181600" cy="310896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rquenne_Fig2B.pdf"/>
                    <pic:cNvPicPr/>
                  </pic:nvPicPr>
                  <pic:blipFill>
                    <a:blip r:embed="rId12">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p>
    <w:p w14:paraId="3CD6B041" w14:textId="53EF1D6E" w:rsidR="004200E2" w:rsidRPr="00AB0760" w:rsidRDefault="004200E2" w:rsidP="002A7B37">
      <w:pPr>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2. </w:t>
      </w:r>
      <w:r w:rsidR="00DF0B40" w:rsidRPr="00AB0760">
        <w:rPr>
          <w:rFonts w:ascii="Times New Roman" w:hAnsi="Times New Roman" w:cs="Times New Roman"/>
          <w:color w:val="000000"/>
          <w:sz w:val="24"/>
          <w:szCs w:val="24"/>
          <w:shd w:val="clear" w:color="auto" w:fill="FFFFFF"/>
        </w:rPr>
        <w:t xml:space="preserve">DV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xml:space="preserve">. A: comparison with previous studies in rodents (Hamster, mice and rats). B: effect of particle (mice only). </w:t>
      </w:r>
      <w:r w:rsidR="006021D1" w:rsidRPr="00AB0760">
        <w:rPr>
          <w:rFonts w:ascii="Times New Roman" w:hAnsi="Times New Roman" w:cs="Times New Roman"/>
          <w:color w:val="000000"/>
          <w:sz w:val="24"/>
          <w:szCs w:val="24"/>
          <w:shd w:val="clear" w:color="auto" w:fill="FFFFFF"/>
        </w:rPr>
        <w:t>R.: right.</w:t>
      </w:r>
    </w:p>
    <w:p w14:paraId="5E0FF730"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0232AF0D" w14:textId="2BF8BCA2" w:rsidR="00E56159" w:rsidRPr="00AB0760" w:rsidRDefault="000E78BD"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lastRenderedPageBreak/>
        <w:t>The distribution of deposited particles in the lung is closely linked to the distribution of inhaled air among the different regions of the lungs</w:t>
      </w:r>
      <w:r w:rsidR="00A161F4" w:rsidRPr="00AB0760">
        <w:rPr>
          <w:rFonts w:ascii="Times New Roman" w:hAnsi="Times New Roman" w:cs="Times New Roman"/>
          <w:color w:val="000000"/>
          <w:sz w:val="24"/>
          <w:szCs w:val="24"/>
          <w:shd w:val="clear" w:color="auto" w:fill="FFFFFF"/>
        </w:rPr>
        <w:t xml:space="preserve">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(Bennett et al., 2002; Moller, Meyer, Scheuch, Kreyling, &amp; Bennett, 2009)</w:t>
      </w:r>
      <w:r w:rsidR="00DF0B40" w:rsidRPr="00AB0760">
        <w:rPr>
          <w:rFonts w:ascii="Times New Roman" w:hAnsi="Times New Roman" w:cs="Times New Roman"/>
          <w:color w:val="000000"/>
          <w:sz w:val="24"/>
          <w:szCs w:val="24"/>
          <w:shd w:val="clear" w:color="auto" w:fill="FFFFFF"/>
        </w:rPr>
        <w:fldChar w:fldCharType="end"/>
      </w:r>
      <w:r w:rsidR="00DF0B40"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w:t>
      </w:r>
      <w:r w:rsidR="002F4659" w:rsidRPr="00AB0760">
        <w:rPr>
          <w:rFonts w:ascii="Times New Roman" w:hAnsi="Times New Roman" w:cs="Times New Roman"/>
          <w:color w:val="000000"/>
          <w:sz w:val="24"/>
          <w:szCs w:val="24"/>
          <w:shd w:val="clear" w:color="auto" w:fill="FFFFFF"/>
        </w:rPr>
        <w:t xml:space="preserve">In </w:t>
      </w:r>
      <w:r w:rsidR="00A161F4" w:rsidRPr="00AB0760">
        <w:rPr>
          <w:rFonts w:ascii="Times New Roman" w:hAnsi="Times New Roman" w:cs="Times New Roman"/>
          <w:color w:val="000000"/>
          <w:sz w:val="24"/>
          <w:szCs w:val="24"/>
          <w:shd w:val="clear" w:color="auto" w:fill="FFFFFF"/>
        </w:rPr>
        <w:t xml:space="preserve">humans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(Milic-Emili, Henderson, Dolovich, Trop, &amp; Kaneko, 1966)</w:t>
      </w:r>
      <w:r w:rsidR="00DF0B40" w:rsidRPr="00AB0760">
        <w:rPr>
          <w:rFonts w:ascii="Times New Roman" w:hAnsi="Times New Roman" w:cs="Times New Roman"/>
          <w:color w:val="000000"/>
          <w:sz w:val="24"/>
          <w:szCs w:val="24"/>
          <w:shd w:val="clear" w:color="auto" w:fill="FFFFFF"/>
        </w:rPr>
        <w:fldChar w:fldCharType="end"/>
      </w:r>
      <w:r w:rsidR="002F4659" w:rsidRPr="00AB0760">
        <w:rPr>
          <w:rFonts w:ascii="Times New Roman" w:hAnsi="Times New Roman" w:cs="Times New Roman"/>
          <w:color w:val="000000"/>
          <w:sz w:val="24"/>
          <w:szCs w:val="24"/>
          <w:shd w:val="clear" w:color="auto" w:fill="FFFFFF"/>
        </w:rPr>
        <w:t xml:space="preserve"> and large animals such as horses</w:t>
      </w:r>
      <w:r w:rsidR="00A161F4" w:rsidRPr="00AB0760">
        <w:rPr>
          <w:rFonts w:ascii="Times New Roman" w:hAnsi="Times New Roman" w:cs="Times New Roman"/>
          <w:color w:val="000000"/>
          <w:sz w:val="24"/>
          <w:szCs w:val="24"/>
          <w:shd w:val="clear" w:color="auto" w:fill="FFFFFF"/>
        </w:rPr>
        <w:t xml:space="preserve">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(Amis, Pascoe, &amp; Hornof, 1984)</w:t>
      </w:r>
      <w:r w:rsidR="00DF0B40" w:rsidRPr="00AB0760">
        <w:rPr>
          <w:rFonts w:ascii="Times New Roman" w:hAnsi="Times New Roman" w:cs="Times New Roman"/>
          <w:color w:val="000000"/>
          <w:sz w:val="24"/>
          <w:szCs w:val="24"/>
          <w:shd w:val="clear" w:color="auto" w:fill="FFFFFF"/>
        </w:rPr>
        <w:fldChar w:fldCharType="end"/>
      </w:r>
      <w:r w:rsidR="002F4659" w:rsidRPr="00AB0760">
        <w:rPr>
          <w:rFonts w:ascii="Times New Roman" w:hAnsi="Times New Roman" w:cs="Times New Roman"/>
          <w:color w:val="000000"/>
          <w:sz w:val="24"/>
          <w:szCs w:val="24"/>
          <w:shd w:val="clear" w:color="auto" w:fill="FFFFFF"/>
        </w:rPr>
        <w:t xml:space="preserve">, </w:t>
      </w:r>
      <w:r w:rsidR="00A161F4" w:rsidRPr="00AB0760">
        <w:rPr>
          <w:rFonts w:ascii="Times New Roman" w:hAnsi="Times New Roman" w:cs="Times New Roman"/>
          <w:color w:val="000000"/>
          <w:sz w:val="24"/>
          <w:szCs w:val="24"/>
          <w:shd w:val="clear" w:color="auto" w:fill="FFFFFF"/>
        </w:rPr>
        <w:t xml:space="preserve">the dependent lung region gets proportionally a larger fraction of a tidal breath than the nondependent lung regions.  </w:t>
      </w:r>
      <w:r w:rsidR="0080052B" w:rsidRPr="00AB0760">
        <w:rPr>
          <w:rFonts w:ascii="Times New Roman" w:hAnsi="Times New Roman" w:cs="Times New Roman"/>
          <w:color w:val="000000"/>
          <w:sz w:val="24"/>
          <w:szCs w:val="24"/>
          <w:shd w:val="clear" w:color="auto" w:fill="FFFFFF"/>
        </w:rPr>
        <w:t>In contrast, in small animals such as the rat, the non-dependent lung region has been reported to be better ventilated than t</w:t>
      </w:r>
      <w:r w:rsidR="00762CCF" w:rsidRPr="00AB0760">
        <w:rPr>
          <w:rFonts w:ascii="Times New Roman" w:hAnsi="Times New Roman" w:cs="Times New Roman"/>
          <w:color w:val="000000"/>
          <w:sz w:val="24"/>
          <w:szCs w:val="24"/>
          <w:shd w:val="clear" w:color="auto" w:fill="FFFFFF"/>
        </w:rPr>
        <w:t>h</w:t>
      </w:r>
      <w:r w:rsidR="0080052B" w:rsidRPr="00AB0760">
        <w:rPr>
          <w:rFonts w:ascii="Times New Roman" w:hAnsi="Times New Roman" w:cs="Times New Roman"/>
          <w:color w:val="000000"/>
          <w:sz w:val="24"/>
          <w:szCs w:val="24"/>
          <w:shd w:val="clear" w:color="auto" w:fill="FFFFFF"/>
        </w:rPr>
        <w:t xml:space="preserve">e dependent lung region </w:t>
      </w:r>
      <w:r w:rsidR="00DF0B40" w:rsidRPr="00AB0760">
        <w:rPr>
          <w:rFonts w:ascii="Times New Roman" w:hAnsi="Times New Roman" w:cs="Times New Roman"/>
          <w:color w:val="000000"/>
          <w:sz w:val="24"/>
          <w:szCs w:val="24"/>
          <w:shd w:val="clear" w:color="auto" w:fill="FFFFFF"/>
        </w:rPr>
        <w:fldChar w:fldCharType="begin"/>
      </w:r>
      <w:r w:rsidR="00DF0B40"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DF0B40" w:rsidRPr="00AB0760">
        <w:rPr>
          <w:rFonts w:ascii="Times New Roman" w:hAnsi="Times New Roman" w:cs="Times New Roman"/>
          <w:color w:val="000000"/>
          <w:sz w:val="24"/>
          <w:szCs w:val="24"/>
          <w:shd w:val="clear" w:color="auto" w:fill="FFFFFF"/>
        </w:rPr>
        <w:fldChar w:fldCharType="separate"/>
      </w:r>
      <w:r w:rsidR="00DF0B40" w:rsidRPr="00AB0760">
        <w:rPr>
          <w:rFonts w:ascii="Times New Roman" w:hAnsi="Times New Roman" w:cs="Times New Roman"/>
          <w:noProof/>
          <w:color w:val="000000"/>
          <w:sz w:val="24"/>
          <w:szCs w:val="24"/>
          <w:shd w:val="clear" w:color="auto" w:fill="FFFFFF"/>
        </w:rPr>
        <w:t>(Rooney, Friese, Fraser, Dunster, &amp; Schibler, 2009)</w:t>
      </w:r>
      <w:r w:rsidR="00DF0B40" w:rsidRPr="00AB0760">
        <w:rPr>
          <w:rFonts w:ascii="Times New Roman" w:hAnsi="Times New Roman" w:cs="Times New Roman"/>
          <w:color w:val="000000"/>
          <w:sz w:val="24"/>
          <w:szCs w:val="24"/>
          <w:shd w:val="clear" w:color="auto" w:fill="FFFFFF"/>
        </w:rPr>
        <w:fldChar w:fldCharType="end"/>
      </w:r>
      <w:r w:rsidR="00DF0B40" w:rsidRPr="00AB0760">
        <w:rPr>
          <w:rFonts w:ascii="Times New Roman" w:hAnsi="Times New Roman" w:cs="Times New Roman"/>
          <w:color w:val="000000"/>
          <w:sz w:val="24"/>
          <w:szCs w:val="24"/>
          <w:shd w:val="clear" w:color="auto" w:fill="FFFFFF"/>
        </w:rPr>
        <w:t>.</w:t>
      </w:r>
      <w:r w:rsidR="00DE5E0E" w:rsidRPr="00AB0760">
        <w:rPr>
          <w:rFonts w:ascii="Times New Roman" w:hAnsi="Times New Roman" w:cs="Times New Roman"/>
          <w:color w:val="000000"/>
          <w:sz w:val="24"/>
          <w:szCs w:val="24"/>
          <w:shd w:val="clear" w:color="auto" w:fill="FFFFFF"/>
        </w:rPr>
        <w:t xml:space="preserve"> </w:t>
      </w:r>
      <w:r w:rsidR="00762CCF" w:rsidRPr="00AB0760">
        <w:rPr>
          <w:rFonts w:ascii="Times New Roman" w:hAnsi="Times New Roman" w:cs="Times New Roman"/>
          <w:color w:val="000000"/>
          <w:sz w:val="24"/>
          <w:szCs w:val="24"/>
          <w:shd w:val="clear" w:color="auto" w:fill="FFFFFF"/>
        </w:rPr>
        <w:t>This may explain the higher relative deposition in the non-dependent (cranial) than in the dependent lobes of the right lung (accessory and caudal) of rodents.</w:t>
      </w:r>
    </w:p>
    <w:p w14:paraId="159F9BC1" w14:textId="77777777" w:rsidR="005C36C6" w:rsidRPr="00AB0760" w:rsidRDefault="005C36C6" w:rsidP="008E04D0">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A79F346" w14:textId="18FFFDEC"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3.1 Near-acini deposition:</w:t>
      </w:r>
    </w:p>
    <w:p w14:paraId="01AC9485" w14:textId="7398E6AE" w:rsidR="0007041E" w:rsidRDefault="0007041E"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have a narrow, i.e. homogeneous, distribution (Figure 3</w:t>
      </w:r>
      <w:r w:rsidR="00B774B7" w:rsidRPr="00AB0760">
        <w:rPr>
          <w:rFonts w:ascii="Times New Roman" w:hAnsi="Times New Roman" w:cs="Times New Roman"/>
          <w:color w:val="000000"/>
          <w:sz w:val="24"/>
          <w:szCs w:val="24"/>
          <w:shd w:val="clear" w:color="auto" w:fill="FFFFFF"/>
        </w:rPr>
        <w:t>A</w:t>
      </w:r>
      <w:r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Pr="00AB0760">
        <w:rPr>
          <w:rFonts w:ascii="Times New Roman" w:hAnsi="Times New Roman" w:cs="Times New Roman"/>
          <w:color w:val="000000"/>
          <w:sz w:val="24"/>
          <w:szCs w:val="24"/>
          <w:shd w:val="clear" w:color="auto" w:fill="FFFFFF"/>
        </w:rPr>
        <w:t xml:space="preserve"> 3</w:t>
      </w:r>
      <w:r w:rsidR="00B774B7" w:rsidRPr="00AB0760">
        <w:rPr>
          <w:rFonts w:ascii="Times New Roman" w:hAnsi="Times New Roman" w:cs="Times New Roman"/>
          <w:color w:val="000000"/>
          <w:sz w:val="24"/>
          <w:szCs w:val="24"/>
          <w:shd w:val="clear" w:color="auto" w:fill="FFFFFF"/>
        </w:rPr>
        <w:t>B and C</w:t>
      </w:r>
      <w:r w:rsidRPr="00AB0760">
        <w:rPr>
          <w:rFonts w:ascii="Times New Roman" w:hAnsi="Times New Roman" w:cs="Times New Roman"/>
          <w:color w:val="000000"/>
          <w:sz w:val="24"/>
          <w:szCs w:val="24"/>
          <w:shd w:val="clear" w:color="auto" w:fill="FFFFFF"/>
        </w:rPr>
        <w:t>).</w:t>
      </w:r>
    </w:p>
    <w:p w14:paraId="706DE2A3" w14:textId="15079904" w:rsidR="0007041E" w:rsidRPr="00AB0760" w:rsidRDefault="0007041E"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24B336A" w14:textId="5F85F6AF" w:rsidR="004200E2" w:rsidRPr="00AB0760" w:rsidRDefault="00CD552A" w:rsidP="00A93A59">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9744" behindDoc="0" locked="0" layoutInCell="1" allowOverlap="1" wp14:anchorId="53B714D9" wp14:editId="74661363">
            <wp:simplePos x="0" y="0"/>
            <wp:positionH relativeFrom="column">
              <wp:posOffset>17579</wp:posOffset>
            </wp:positionH>
            <wp:positionV relativeFrom="paragraph">
              <wp:posOffset>9053</wp:posOffset>
            </wp:positionV>
            <wp:extent cx="5943600" cy="22288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3.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p>
    <w:p w14:paraId="4E3563D7" w14:textId="77777777" w:rsidR="004200E2" w:rsidRPr="00AB0760" w:rsidRDefault="004200E2" w:rsidP="004200E2">
      <w:pPr>
        <w:autoSpaceDE w:val="0"/>
        <w:autoSpaceDN w:val="0"/>
        <w:adjustRightInd w:val="0"/>
        <w:spacing w:after="0" w:line="480" w:lineRule="auto"/>
        <w:ind w:left="720"/>
        <w:rPr>
          <w:rFonts w:ascii="Times New Roman" w:hAnsi="Times New Roman" w:cs="Times New Roman"/>
          <w:color w:val="000000"/>
          <w:sz w:val="24"/>
          <w:szCs w:val="24"/>
          <w:shd w:val="clear" w:color="auto" w:fill="FFFFFF"/>
        </w:rPr>
      </w:pPr>
      <w:bookmarkStart w:id="100" w:name="_GoBack"/>
      <w:bookmarkEnd w:id="100"/>
    </w:p>
    <w:p w14:paraId="646D5CE0" w14:textId="77B1228C" w:rsidR="002343FD" w:rsidRPr="00AB0760" w:rsidRDefault="00F453B6"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w:t>
      </w:r>
      <w:r w:rsidR="00980761" w:rsidRPr="00AB0760">
        <w:rPr>
          <w:rFonts w:ascii="Times New Roman" w:hAnsi="Times New Roman" w:cs="Times New Roman"/>
          <w:color w:val="000000"/>
          <w:sz w:val="24"/>
          <w:szCs w:val="24"/>
          <w:shd w:val="clear" w:color="auto" w:fill="FFFFFF"/>
        </w:rPr>
        <w:t xml:space="preserve">he </w:t>
      </w:r>
      <w:r w:rsidR="003B7BB9" w:rsidRPr="00AB0760">
        <w:rPr>
          <w:rFonts w:ascii="Times New Roman" w:hAnsi="Times New Roman" w:cs="Times New Roman"/>
          <w:color w:val="000000"/>
          <w:sz w:val="24"/>
          <w:szCs w:val="24"/>
          <w:shd w:val="clear" w:color="auto" w:fill="FFFFFF"/>
        </w:rPr>
        <w:t xml:space="preserve">distributions of near-acini deposition were characterized by their standard deviation (SD) and </w:t>
      </w:r>
      <w:r w:rsidR="002343FD" w:rsidRPr="00AB0760">
        <w:rPr>
          <w:rFonts w:ascii="Times New Roman" w:hAnsi="Times New Roman" w:cs="Times New Roman"/>
          <w:color w:val="000000"/>
          <w:sz w:val="24"/>
          <w:szCs w:val="24"/>
          <w:shd w:val="clear" w:color="auto" w:fill="FFFFFF"/>
        </w:rPr>
        <w:t>skew</w:t>
      </w:r>
      <w:r w:rsidR="003B7BB9" w:rsidRPr="00AB0760">
        <w:rPr>
          <w:rFonts w:ascii="Times New Roman" w:hAnsi="Times New Roman" w:cs="Times New Roman"/>
          <w:color w:val="000000"/>
          <w:sz w:val="24"/>
          <w:szCs w:val="24"/>
          <w:shd w:val="clear" w:color="auto" w:fill="FFFFFF"/>
        </w:rPr>
        <w:t xml:space="preserve"> (</w:t>
      </w:r>
      <w:proofErr w:type="spellStart"/>
      <w:r w:rsidR="003B7BB9" w:rsidRPr="00AB0760">
        <w:rPr>
          <w:rFonts w:ascii="Times New Roman" w:hAnsi="Times New Roman" w:cs="Times New Roman"/>
          <w:color w:val="000000"/>
          <w:sz w:val="24"/>
          <w:szCs w:val="24"/>
          <w:shd w:val="clear" w:color="auto" w:fill="FFFFFF"/>
        </w:rPr>
        <w:t>Sk</w:t>
      </w:r>
      <w:proofErr w:type="spellEnd"/>
      <w:r w:rsidR="003B7BB9" w:rsidRPr="00AB0760">
        <w:rPr>
          <w:rFonts w:ascii="Times New Roman" w:hAnsi="Times New Roman" w:cs="Times New Roman"/>
          <w:color w:val="000000"/>
          <w:sz w:val="24"/>
          <w:szCs w:val="24"/>
          <w:shd w:val="clear" w:color="auto" w:fill="FFFFFF"/>
        </w:rPr>
        <w:t xml:space="preserve">). </w:t>
      </w:r>
      <w:r w:rsidR="00980761" w:rsidRPr="00AB0760">
        <w:rPr>
          <w:rFonts w:ascii="Times New Roman" w:hAnsi="Times New Roman" w:cs="Times New Roman"/>
          <w:color w:val="000000"/>
          <w:sz w:val="24"/>
          <w:szCs w:val="24"/>
          <w:shd w:val="clear" w:color="auto" w:fill="FFFFFF"/>
        </w:rPr>
        <w:t xml:space="preserve"> </w:t>
      </w:r>
      <w:r w:rsidR="003B7BB9" w:rsidRPr="00AB0760">
        <w:rPr>
          <w:rFonts w:ascii="Times New Roman" w:hAnsi="Times New Roman" w:cs="Times New Roman"/>
          <w:color w:val="000000"/>
          <w:sz w:val="24"/>
          <w:szCs w:val="24"/>
          <w:shd w:val="clear" w:color="auto" w:fill="FFFFFF"/>
        </w:rPr>
        <w:t>Individual data</w:t>
      </w:r>
      <w:r w:rsidR="009425A4" w:rsidRPr="00AB0760">
        <w:rPr>
          <w:rFonts w:ascii="Times New Roman" w:hAnsi="Times New Roman" w:cs="Times New Roman"/>
          <w:color w:val="000000"/>
          <w:sz w:val="24"/>
          <w:szCs w:val="24"/>
          <w:shd w:val="clear" w:color="auto" w:fill="FFFFFF"/>
        </w:rPr>
        <w:t xml:space="preserve"> for</w:t>
      </w:r>
      <w:r w:rsidR="00980761" w:rsidRPr="00AB0760">
        <w:rPr>
          <w:rFonts w:ascii="Times New Roman" w:hAnsi="Times New Roman" w:cs="Times New Roman"/>
          <w:color w:val="000000"/>
          <w:sz w:val="24"/>
          <w:szCs w:val="24"/>
          <w:shd w:val="clear" w:color="auto" w:fill="FFFFFF"/>
        </w:rPr>
        <w:t xml:space="preserve"> all </w:t>
      </w:r>
      <w:r w:rsidR="003B7BB9" w:rsidRPr="00AB0760">
        <w:rPr>
          <w:rFonts w:ascii="Times New Roman" w:hAnsi="Times New Roman" w:cs="Times New Roman"/>
          <w:color w:val="000000"/>
          <w:sz w:val="24"/>
          <w:szCs w:val="24"/>
          <w:shd w:val="clear" w:color="auto" w:fill="FFFFFF"/>
        </w:rPr>
        <w:t xml:space="preserve">33 </w:t>
      </w:r>
      <w:r w:rsidR="00980761" w:rsidRPr="00AB0760">
        <w:rPr>
          <w:rFonts w:ascii="Times New Roman" w:hAnsi="Times New Roman" w:cs="Times New Roman"/>
          <w:color w:val="000000"/>
          <w:sz w:val="24"/>
          <w:szCs w:val="24"/>
          <w:shd w:val="clear" w:color="auto" w:fill="FFFFFF"/>
        </w:rPr>
        <w:t>mice samples</w:t>
      </w:r>
      <w:r w:rsidR="00FF5921" w:rsidRPr="00AB0760">
        <w:rPr>
          <w:rFonts w:ascii="Times New Roman" w:hAnsi="Times New Roman" w:cs="Times New Roman"/>
          <w:color w:val="000000"/>
          <w:sz w:val="24"/>
          <w:szCs w:val="24"/>
          <w:shd w:val="clear" w:color="auto" w:fill="FFFFFF"/>
        </w:rPr>
        <w:t xml:space="preserve"> </w:t>
      </w:r>
      <w:r w:rsidR="00DF2E61" w:rsidRPr="00AB0760">
        <w:rPr>
          <w:rFonts w:ascii="Times New Roman" w:hAnsi="Times New Roman" w:cs="Times New Roman"/>
          <w:color w:val="000000"/>
          <w:sz w:val="24"/>
          <w:szCs w:val="24"/>
          <w:shd w:val="clear" w:color="auto" w:fill="FFFFFF"/>
        </w:rPr>
        <w:t>are</w:t>
      </w:r>
      <w:r w:rsidR="00980761" w:rsidRPr="00AB0760">
        <w:rPr>
          <w:rFonts w:ascii="Times New Roman" w:hAnsi="Times New Roman" w:cs="Times New Roman"/>
          <w:color w:val="000000"/>
          <w:sz w:val="24"/>
          <w:szCs w:val="24"/>
          <w:shd w:val="clear" w:color="auto" w:fill="FFFFFF"/>
        </w:rPr>
        <w:t xml:space="preserve"> plotted </w:t>
      </w:r>
      <w:r w:rsidR="003B7BB9" w:rsidRPr="00AB0760">
        <w:rPr>
          <w:rFonts w:ascii="Times New Roman" w:hAnsi="Times New Roman" w:cs="Times New Roman"/>
          <w:color w:val="000000"/>
          <w:sz w:val="24"/>
          <w:szCs w:val="24"/>
          <w:shd w:val="clear" w:color="auto" w:fill="FFFFFF"/>
        </w:rPr>
        <w:t xml:space="preserve">in Figure 4 </w:t>
      </w:r>
      <w:r w:rsidR="00980761" w:rsidRPr="00AB0760">
        <w:rPr>
          <w:rFonts w:ascii="Times New Roman" w:hAnsi="Times New Roman" w:cs="Times New Roman"/>
          <w:color w:val="000000"/>
          <w:sz w:val="24"/>
          <w:szCs w:val="24"/>
          <w:shd w:val="clear" w:color="auto" w:fill="FFFFFF"/>
        </w:rPr>
        <w:t xml:space="preserve">against particle size. </w:t>
      </w:r>
      <w:r w:rsidR="003B7BB9" w:rsidRPr="00AB0760">
        <w:rPr>
          <w:rFonts w:ascii="Times New Roman" w:hAnsi="Times New Roman" w:cs="Times New Roman"/>
          <w:color w:val="000000"/>
          <w:sz w:val="24"/>
          <w:szCs w:val="24"/>
          <w:shd w:val="clear" w:color="auto" w:fill="FFFFFF"/>
        </w:rPr>
        <w:t xml:space="preserve">Median, quartiles (box) and 95% intervals (vertical line) </w:t>
      </w:r>
      <w:r w:rsidR="00FF5921" w:rsidRPr="00AB0760">
        <w:rPr>
          <w:rFonts w:ascii="Times New Roman" w:hAnsi="Times New Roman" w:cs="Times New Roman"/>
          <w:color w:val="000000"/>
          <w:sz w:val="24"/>
          <w:szCs w:val="24"/>
          <w:shd w:val="clear" w:color="auto" w:fill="FFFFFF"/>
        </w:rPr>
        <w:t>are also displayed in the figures</w:t>
      </w:r>
      <w:r w:rsidR="003B7BB9" w:rsidRPr="00AB0760">
        <w:rPr>
          <w:rFonts w:ascii="Times New Roman" w:hAnsi="Times New Roman" w:cs="Times New Roman"/>
          <w:color w:val="000000"/>
          <w:sz w:val="24"/>
          <w:szCs w:val="24"/>
          <w:shd w:val="clear" w:color="auto" w:fill="FFFFFF"/>
        </w:rPr>
        <w:t xml:space="preserve">. </w:t>
      </w:r>
      <w:r w:rsidR="00672CAF" w:rsidRPr="00AB0760">
        <w:rPr>
          <w:rFonts w:ascii="Times New Roman" w:hAnsi="Times New Roman" w:cs="Times New Roman"/>
          <w:color w:val="000000"/>
          <w:sz w:val="24"/>
          <w:szCs w:val="24"/>
          <w:shd w:val="clear" w:color="auto" w:fill="FFFFFF"/>
        </w:rPr>
        <w:t xml:space="preserve">Both standard deviation and </w:t>
      </w:r>
      <w:r w:rsidR="002343FD" w:rsidRPr="00AB0760">
        <w:rPr>
          <w:rFonts w:ascii="Times New Roman" w:hAnsi="Times New Roman" w:cs="Times New Roman"/>
          <w:color w:val="000000"/>
          <w:sz w:val="24"/>
          <w:szCs w:val="24"/>
          <w:shd w:val="clear" w:color="auto" w:fill="FFFFFF"/>
        </w:rPr>
        <w:t>skew</w:t>
      </w:r>
      <w:r w:rsidR="00672CAF" w:rsidRPr="00AB0760">
        <w:rPr>
          <w:rFonts w:ascii="Times New Roman" w:hAnsi="Times New Roman" w:cs="Times New Roman"/>
          <w:color w:val="000000"/>
          <w:sz w:val="24"/>
          <w:szCs w:val="24"/>
          <w:shd w:val="clear" w:color="auto" w:fill="FFFFFF"/>
        </w:rPr>
        <w:t xml:space="preserve"> significantly increased with increasing particle size. </w:t>
      </w:r>
      <w:r w:rsidR="002343FD" w:rsidRPr="00AB0760">
        <w:rPr>
          <w:rFonts w:ascii="Times New Roman" w:hAnsi="Times New Roman" w:cs="Times New Roman"/>
          <w:color w:val="000000"/>
          <w:sz w:val="24"/>
          <w:szCs w:val="24"/>
          <w:shd w:val="clear" w:color="auto" w:fill="FFFFFF"/>
        </w:rPr>
        <w:t>The</w:t>
      </w:r>
      <w:r w:rsidR="002E35D7" w:rsidRPr="00AB0760">
        <w:rPr>
          <w:rFonts w:ascii="Times New Roman" w:hAnsi="Times New Roman" w:cs="Times New Roman"/>
          <w:color w:val="000000"/>
          <w:sz w:val="24"/>
          <w:szCs w:val="24"/>
          <w:shd w:val="clear" w:color="auto" w:fill="FFFFFF"/>
        </w:rPr>
        <w:t xml:space="preserve"> rather small</w:t>
      </w:r>
      <w:r w:rsidR="002343FD" w:rsidRPr="00AB0760">
        <w:rPr>
          <w:rFonts w:ascii="Times New Roman" w:hAnsi="Times New Roman" w:cs="Times New Roman"/>
          <w:color w:val="000000"/>
          <w:sz w:val="24"/>
          <w:szCs w:val="24"/>
          <w:shd w:val="clear" w:color="auto" w:fill="FFFFFF"/>
        </w:rPr>
        <w:t xml:space="preserve"> standard deviation of near-acini deposition for 0.5 µm particles indicates a homogeneous deposition throughout the lung for these small particles</w:t>
      </w:r>
      <w:r w:rsidR="002E35D7" w:rsidRPr="00AB0760">
        <w:rPr>
          <w:rFonts w:ascii="Times New Roman" w:hAnsi="Times New Roman" w:cs="Times New Roman"/>
          <w:color w:val="000000"/>
          <w:sz w:val="24"/>
          <w:szCs w:val="24"/>
          <w:shd w:val="clear" w:color="auto" w:fill="FFFFFF"/>
        </w:rPr>
        <w:t>. These results also suggest that</w:t>
      </w:r>
      <w:r w:rsidR="002343FD" w:rsidRPr="00AB0760">
        <w:rPr>
          <w:rFonts w:ascii="Times New Roman" w:hAnsi="Times New Roman" w:cs="Times New Roman"/>
          <w:color w:val="000000"/>
          <w:sz w:val="24"/>
          <w:szCs w:val="24"/>
          <w:shd w:val="clear" w:color="auto" w:fill="FFFFFF"/>
        </w:rPr>
        <w:t xml:space="preserve"> the homogenous deposition observed at the lobar level still occur at the near-acini level</w:t>
      </w:r>
      <w:ins w:id="101" w:author="Darquenne, Chantal" w:date="2020-05-10T13:44:00Z">
        <w:r w:rsidR="003604DC" w:rsidRPr="00AB0760">
          <w:rPr>
            <w:rFonts w:ascii="Times New Roman" w:hAnsi="Times New Roman" w:cs="Times New Roman"/>
            <w:color w:val="000000"/>
            <w:sz w:val="24"/>
            <w:szCs w:val="24"/>
            <w:shd w:val="clear" w:color="auto" w:fill="FFFFFF"/>
          </w:rPr>
          <w:t xml:space="preserve"> for this small particle size</w:t>
        </w:r>
      </w:ins>
      <w:r w:rsidR="002343FD" w:rsidRPr="00AB0760">
        <w:rPr>
          <w:rFonts w:ascii="Times New Roman" w:hAnsi="Times New Roman" w:cs="Times New Roman"/>
          <w:color w:val="000000"/>
          <w:sz w:val="24"/>
          <w:szCs w:val="24"/>
          <w:shd w:val="clear" w:color="auto" w:fill="FFFFFF"/>
        </w:rPr>
        <w:t>.</w:t>
      </w:r>
    </w:p>
    <w:p w14:paraId="28CD6D76" w14:textId="74E1EA7E" w:rsidR="00C8619D" w:rsidRPr="00AB0760" w:rsidRDefault="006021D1"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lastRenderedPageBreak/>
        <w:drawing>
          <wp:anchor distT="0" distB="0" distL="114300" distR="114300" simplePos="0" relativeHeight="251677696" behindDoc="0" locked="0" layoutInCell="1" allowOverlap="1" wp14:anchorId="19EDD092" wp14:editId="7B10C834">
            <wp:simplePos x="0" y="0"/>
            <wp:positionH relativeFrom="column">
              <wp:posOffset>53359</wp:posOffset>
            </wp:positionH>
            <wp:positionV relativeFrom="paragraph">
              <wp:posOffset>334</wp:posOffset>
            </wp:positionV>
            <wp:extent cx="59436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page">
              <wp14:pctWidth>0</wp14:pctWidth>
            </wp14:sizeRelH>
            <wp14:sizeRelV relativeFrom="page">
              <wp14:pctHeight>0</wp14:pctHeight>
            </wp14:sizeRelV>
          </wp:anchor>
        </w:drawing>
      </w:r>
    </w:p>
    <w:p w14:paraId="11E336F2" w14:textId="75000CD8" w:rsidR="00B8741D" w:rsidRPr="00AB0760"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4.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5C6822F2" w14:textId="77777777" w:rsidR="004200E2" w:rsidRPr="00AB0760" w:rsidRDefault="004200E2" w:rsidP="00C8619D">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1D96BCE0" w14:textId="10DE74BC" w:rsidR="002343FD" w:rsidRPr="00AB0760" w:rsidRDefault="002343F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size, skew was positive, i.e. the distribution was right-skewed. It has been previously shown that </w:t>
      </w:r>
      <w:ins w:id="102" w:author="Darquenne, Chantal" w:date="2020-05-10T13:45:00Z">
        <w:r w:rsidR="003604DC" w:rsidRPr="00AB0760">
          <w:rPr>
            <w:rFonts w:ascii="Times New Roman" w:hAnsi="Times New Roman" w:cs="Times New Roman"/>
            <w:color w:val="000000"/>
            <w:sz w:val="24"/>
            <w:szCs w:val="24"/>
            <w:shd w:val="clear" w:color="auto" w:fill="FFFFFF"/>
          </w:rPr>
          <w:t>skew is a measure of hot spots of deposited particles. T</w:t>
        </w:r>
      </w:ins>
      <w:del w:id="103" w:author="Darquenne, Chantal" w:date="2020-05-10T13:45:00Z">
        <w:r w:rsidRPr="00AB0760" w:rsidDel="003604DC">
          <w:rPr>
            <w:rFonts w:ascii="Times New Roman" w:hAnsi="Times New Roman" w:cs="Times New Roman"/>
            <w:color w:val="000000"/>
            <w:sz w:val="24"/>
            <w:szCs w:val="24"/>
            <w:shd w:val="clear" w:color="auto" w:fill="FFFFFF"/>
          </w:rPr>
          <w:delText>t</w:delText>
        </w:r>
      </w:del>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(Garrard, Gerrity, Schreiner, &amp; Yeates,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are no reports of skew of deposition distribution in rodents. </w:t>
      </w:r>
      <w:r w:rsidR="004B480D" w:rsidRPr="00AB0760">
        <w:rPr>
          <w:rFonts w:ascii="Times New Roman" w:hAnsi="Times New Roman" w:cs="Times New Roman"/>
          <w:color w:val="000000"/>
          <w:sz w:val="24"/>
          <w:szCs w:val="24"/>
          <w:shd w:val="clear" w:color="auto" w:fill="FFFFFF"/>
        </w:rPr>
        <w:t xml:space="preserve">Figure 5 displays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 xml:space="preserve">relative to the airway tree structure for mice exposed to 0.5 (left), 1 (middle) and 2 µm </w:t>
      </w:r>
      <w:r w:rsidR="00E80A64" w:rsidRPr="00AB0760">
        <w:rPr>
          <w:rFonts w:ascii="Times New Roman" w:hAnsi="Times New Roman" w:cs="Times New Roman"/>
          <w:color w:val="000000"/>
          <w:sz w:val="24"/>
          <w:szCs w:val="24"/>
          <w:shd w:val="clear" w:color="auto" w:fill="FFFFFF"/>
        </w:rPr>
        <w:t xml:space="preserve">particles </w:t>
      </w:r>
      <w:r w:rsidR="00F52617" w:rsidRPr="00AB0760">
        <w:rPr>
          <w:rFonts w:ascii="Times New Roman" w:hAnsi="Times New Roman" w:cs="Times New Roman"/>
          <w:color w:val="000000"/>
          <w:sz w:val="24"/>
          <w:szCs w:val="24"/>
          <w:shd w:val="clear" w:color="auto" w:fill="FFFFFF"/>
        </w:rPr>
        <w:t xml:space="preserve">(right panel). The data shown in </w:t>
      </w:r>
      <w:r w:rsidR="00E80A64" w:rsidRPr="00AB0760">
        <w:rPr>
          <w:rFonts w:ascii="Times New Roman" w:hAnsi="Times New Roman" w:cs="Times New Roman"/>
          <w:color w:val="000000"/>
          <w:sz w:val="24"/>
          <w:szCs w:val="24"/>
          <w:shd w:val="clear" w:color="auto" w:fill="FFFFFF"/>
        </w:rPr>
        <w:t>F</w:t>
      </w:r>
      <w:r w:rsidR="00F52617" w:rsidRPr="00AB0760">
        <w:rPr>
          <w:rFonts w:ascii="Times New Roman" w:hAnsi="Times New Roman" w:cs="Times New Roman"/>
          <w:color w:val="000000"/>
          <w:sz w:val="24"/>
          <w:szCs w:val="24"/>
          <w:shd w:val="clear" w:color="auto" w:fill="FFFFFF"/>
        </w:rPr>
        <w:t xml:space="preserve">igure 5 are from the same BALB/c </w:t>
      </w:r>
      <w:r w:rsidR="00F52617" w:rsidRPr="00AB0760">
        <w:rPr>
          <w:rFonts w:ascii="Times New Roman" w:hAnsi="Times New Roman" w:cs="Times New Roman"/>
          <w:color w:val="000000"/>
          <w:sz w:val="24"/>
          <w:szCs w:val="24"/>
          <w:shd w:val="clear" w:color="auto" w:fill="FFFFFF"/>
        </w:rPr>
        <w:lastRenderedPageBreak/>
        <w:t>mice as those used in Figure 3</w:t>
      </w:r>
      <w:r w:rsidR="001F33C2" w:rsidRPr="00AB0760">
        <w:rPr>
          <w:rFonts w:ascii="Times New Roman" w:hAnsi="Times New Roman" w:cs="Times New Roman"/>
          <w:color w:val="000000"/>
          <w:sz w:val="24"/>
          <w:szCs w:val="24"/>
          <w:shd w:val="clear" w:color="auto" w:fill="FFFFFF"/>
        </w:rPr>
        <w:t xml:space="preserve"> but</w:t>
      </w:r>
      <w:r w:rsidR="00B357FD" w:rsidRPr="00AB0760">
        <w:rPr>
          <w:rFonts w:ascii="Times New Roman" w:hAnsi="Times New Roman" w:cs="Times New Roman"/>
          <w:color w:val="000000"/>
          <w:sz w:val="24"/>
          <w:szCs w:val="24"/>
          <w:shd w:val="clear" w:color="auto" w:fill="FFFFFF"/>
        </w:rPr>
        <w:t xml:space="preserve"> </w:t>
      </w:r>
      <w:commentRangeStart w:id="104"/>
      <w:r w:rsidR="001F33C2" w:rsidRPr="00AB0760">
        <w:rPr>
          <w:rFonts w:ascii="Times New Roman" w:hAnsi="Times New Roman" w:cs="Times New Roman"/>
          <w:color w:val="000000"/>
          <w:sz w:val="24"/>
          <w:szCs w:val="24"/>
          <w:shd w:val="clear" w:color="auto" w:fill="FFFFFF"/>
        </w:rPr>
        <w:t>s</w:t>
      </w:r>
      <w:r w:rsidR="00B357FD" w:rsidRPr="00AB0760">
        <w:rPr>
          <w:rFonts w:ascii="Times New Roman" w:hAnsi="Times New Roman" w:cs="Times New Roman"/>
          <w:color w:val="000000"/>
          <w:sz w:val="24"/>
          <w:szCs w:val="24"/>
          <w:shd w:val="clear" w:color="auto" w:fill="FFFFFF"/>
        </w:rPr>
        <w:t>imilar distribution</w:t>
      </w:r>
      <w:r w:rsidR="001F33C2" w:rsidRPr="00AB0760">
        <w:rPr>
          <w:rFonts w:ascii="Times New Roman" w:hAnsi="Times New Roman" w:cs="Times New Roman"/>
          <w:color w:val="000000"/>
          <w:sz w:val="24"/>
          <w:szCs w:val="24"/>
          <w:shd w:val="clear" w:color="auto" w:fill="FFFFFF"/>
        </w:rPr>
        <w:t>s</w:t>
      </w:r>
      <w:r w:rsidR="00B357FD" w:rsidRPr="00AB0760">
        <w:rPr>
          <w:rFonts w:ascii="Times New Roman" w:hAnsi="Times New Roman" w:cs="Times New Roman"/>
          <w:color w:val="000000"/>
          <w:sz w:val="24"/>
          <w:szCs w:val="24"/>
          <w:shd w:val="clear" w:color="auto" w:fill="FFFFFF"/>
        </w:rPr>
        <w:t xml:space="preserve"> of hot spots were found in all of the 33 samples</w:t>
      </w:r>
      <w:commentRangeEnd w:id="104"/>
      <w:r w:rsidR="001F33C2" w:rsidRPr="00AB0760">
        <w:rPr>
          <w:rStyle w:val="CommentReference"/>
          <w:rFonts w:ascii="Times New Roman" w:hAnsi="Times New Roman" w:cs="Times New Roman"/>
          <w:sz w:val="24"/>
          <w:szCs w:val="24"/>
        </w:rPr>
        <w:commentReference w:id="104"/>
      </w:r>
      <w:r w:rsidR="00B357FD" w:rsidRPr="00AB0760">
        <w:rPr>
          <w:rFonts w:ascii="Times New Roman" w:hAnsi="Times New Roman" w:cs="Times New Roman"/>
          <w:color w:val="000000"/>
          <w:sz w:val="24"/>
          <w:szCs w:val="24"/>
          <w:shd w:val="clear" w:color="auto" w:fill="FFFFFF"/>
        </w:rPr>
        <w:t>.</w:t>
      </w:r>
      <w:r w:rsidR="00E80A64" w:rsidRPr="00AB0760">
        <w:rPr>
          <w:rFonts w:ascii="Times New Roman" w:hAnsi="Times New Roman" w:cs="Times New Roman"/>
          <w:color w:val="000000"/>
          <w:sz w:val="24"/>
          <w:szCs w:val="24"/>
          <w:shd w:val="clear" w:color="auto" w:fill="FFFFFF"/>
        </w:rPr>
        <w:t xml:space="preserve"> Interestingly, the hot spots, while located relatively centrally, were only present in the apical region of the lungs, i.e. in the right cranial lobe and in the upper portion of the left lobe.  These observations m</w:t>
      </w:r>
      <w:r w:rsidR="001F33C2" w:rsidRPr="00AB0760">
        <w:rPr>
          <w:rFonts w:ascii="Times New Roman" w:hAnsi="Times New Roman" w:cs="Times New Roman"/>
          <w:color w:val="000000"/>
          <w:sz w:val="24"/>
          <w:szCs w:val="24"/>
          <w:shd w:val="clear" w:color="auto" w:fill="FFFFFF"/>
        </w:rPr>
        <w:t>ay</w:t>
      </w:r>
      <w:r w:rsidR="00E80A64" w:rsidRPr="00AB0760">
        <w:rPr>
          <w:rFonts w:ascii="Times New Roman" w:hAnsi="Times New Roman" w:cs="Times New Roman"/>
          <w:color w:val="000000"/>
          <w:sz w:val="24"/>
          <w:szCs w:val="24"/>
          <w:shd w:val="clear" w:color="auto" w:fill="FFFFFF"/>
        </w:rPr>
        <w:t xml:space="preserve"> explain the higher deposition measured in the right cranial lobe (Figure 1). As discussed above, the non-dependent region of the rodent lung is better ventilated than the dependent region. Because there is no major difference in the diameter of the airway of a given generation between lobes (data not shown), higher ventilation in the apical region of the lung results in higher velocities</w:t>
      </w:r>
      <w:r w:rsidR="00B357FD" w:rsidRPr="00AB0760">
        <w:rPr>
          <w:rFonts w:ascii="Times New Roman" w:hAnsi="Times New Roman" w:cs="Times New Roman"/>
          <w:color w:val="000000"/>
          <w:sz w:val="24"/>
          <w:szCs w:val="24"/>
          <w:shd w:val="clear" w:color="auto" w:fill="FFFFFF"/>
        </w:rPr>
        <w:t xml:space="preserve"> in the airways from the apical region</w:t>
      </w:r>
      <w:r w:rsidR="00E80A64" w:rsidRPr="00AB0760">
        <w:rPr>
          <w:rFonts w:ascii="Times New Roman" w:hAnsi="Times New Roman" w:cs="Times New Roman"/>
          <w:color w:val="000000"/>
          <w:sz w:val="24"/>
          <w:szCs w:val="24"/>
          <w:shd w:val="clear" w:color="auto" w:fill="FFFFFF"/>
        </w:rPr>
        <w:t xml:space="preserve"> than in </w:t>
      </w:r>
      <w:r w:rsidR="001F33C2" w:rsidRPr="00AB0760">
        <w:rPr>
          <w:rFonts w:ascii="Times New Roman" w:hAnsi="Times New Roman" w:cs="Times New Roman"/>
          <w:color w:val="000000"/>
          <w:sz w:val="24"/>
          <w:szCs w:val="24"/>
          <w:shd w:val="clear" w:color="auto" w:fill="FFFFFF"/>
        </w:rPr>
        <w:t>similar airways</w:t>
      </w:r>
      <w:r w:rsidR="00B357FD" w:rsidRPr="00AB0760">
        <w:rPr>
          <w:rFonts w:ascii="Times New Roman" w:hAnsi="Times New Roman" w:cs="Times New Roman"/>
          <w:color w:val="000000"/>
          <w:sz w:val="24"/>
          <w:szCs w:val="24"/>
          <w:shd w:val="clear" w:color="auto" w:fill="FFFFFF"/>
        </w:rPr>
        <w:t xml:space="preserve"> located </w:t>
      </w:r>
      <w:r w:rsidR="001F33C2" w:rsidRPr="00AB0760">
        <w:rPr>
          <w:rFonts w:ascii="Times New Roman" w:hAnsi="Times New Roman" w:cs="Times New Roman"/>
          <w:color w:val="000000"/>
          <w:sz w:val="24"/>
          <w:szCs w:val="24"/>
          <w:shd w:val="clear" w:color="auto" w:fill="FFFFFF"/>
        </w:rPr>
        <w:t>at</w:t>
      </w:r>
      <w:r w:rsidR="00B357FD" w:rsidRPr="00AB0760">
        <w:rPr>
          <w:rFonts w:ascii="Times New Roman" w:hAnsi="Times New Roman" w:cs="Times New Roman"/>
          <w:color w:val="000000"/>
          <w:sz w:val="24"/>
          <w:szCs w:val="24"/>
          <w:shd w:val="clear" w:color="auto" w:fill="FFFFFF"/>
        </w:rPr>
        <w:t xml:space="preserve"> the</w:t>
      </w:r>
      <w:r w:rsidR="00E80A64" w:rsidRPr="00AB0760">
        <w:rPr>
          <w:rFonts w:ascii="Times New Roman" w:hAnsi="Times New Roman" w:cs="Times New Roman"/>
          <w:color w:val="000000"/>
          <w:sz w:val="24"/>
          <w:szCs w:val="24"/>
          <w:shd w:val="clear" w:color="auto" w:fill="FFFFFF"/>
        </w:rPr>
        <w:t xml:space="preserve"> base of the lung</w:t>
      </w:r>
      <w:r w:rsidR="00B357FD" w:rsidRPr="00AB0760">
        <w:rPr>
          <w:rFonts w:ascii="Times New Roman" w:hAnsi="Times New Roman" w:cs="Times New Roman"/>
          <w:color w:val="000000"/>
          <w:sz w:val="24"/>
          <w:szCs w:val="24"/>
          <w:shd w:val="clear" w:color="auto" w:fill="FFFFFF"/>
        </w:rPr>
        <w:t xml:space="preserve">. These high velocities </w:t>
      </w:r>
      <w:r w:rsidR="00E80A64" w:rsidRPr="00AB0760">
        <w:rPr>
          <w:rFonts w:ascii="Times New Roman" w:hAnsi="Times New Roman" w:cs="Times New Roman"/>
          <w:color w:val="000000"/>
          <w:sz w:val="24"/>
          <w:szCs w:val="24"/>
          <w:shd w:val="clear" w:color="auto" w:fill="FFFFFF"/>
        </w:rPr>
        <w:t xml:space="preserve">increase </w:t>
      </w:r>
      <w:r w:rsidR="00B357FD" w:rsidRPr="00AB0760">
        <w:rPr>
          <w:rFonts w:ascii="Times New Roman" w:hAnsi="Times New Roman" w:cs="Times New Roman"/>
          <w:color w:val="000000"/>
          <w:sz w:val="24"/>
          <w:szCs w:val="24"/>
          <w:shd w:val="clear" w:color="auto" w:fill="FFFFFF"/>
        </w:rPr>
        <w:t>the probability</w:t>
      </w:r>
      <w:r w:rsidR="00E80A64" w:rsidRPr="00AB0760">
        <w:rPr>
          <w:rFonts w:ascii="Times New Roman" w:hAnsi="Times New Roman" w:cs="Times New Roman"/>
          <w:color w:val="000000"/>
          <w:sz w:val="24"/>
          <w:szCs w:val="24"/>
          <w:shd w:val="clear" w:color="auto" w:fill="FFFFFF"/>
        </w:rPr>
        <w:t xml:space="preserve"> of a particle depositing by inertial impaction</w:t>
      </w:r>
      <w:r w:rsidR="00B357FD" w:rsidRPr="00AB0760">
        <w:rPr>
          <w:rFonts w:ascii="Times New Roman" w:hAnsi="Times New Roman" w:cs="Times New Roman"/>
          <w:color w:val="000000"/>
          <w:sz w:val="24"/>
          <w:szCs w:val="24"/>
          <w:shd w:val="clear" w:color="auto" w:fill="FFFFFF"/>
        </w:rPr>
        <w:t xml:space="preserve"> at airway bifurcation and thus increase the </w:t>
      </w:r>
      <w:r w:rsidR="001F33C2" w:rsidRPr="00AB0760">
        <w:rPr>
          <w:rFonts w:ascii="Times New Roman" w:hAnsi="Times New Roman" w:cs="Times New Roman"/>
          <w:color w:val="000000"/>
          <w:sz w:val="24"/>
          <w:szCs w:val="24"/>
          <w:shd w:val="clear" w:color="auto" w:fill="FFFFFF"/>
        </w:rPr>
        <w:t>potential for the generation of hot spots.</w:t>
      </w:r>
      <w:r w:rsidR="00E80A64" w:rsidRPr="00AB0760">
        <w:rPr>
          <w:rFonts w:ascii="Times New Roman" w:hAnsi="Times New Roman" w:cs="Times New Roman"/>
          <w:color w:val="000000"/>
          <w:sz w:val="24"/>
          <w:szCs w:val="24"/>
          <w:shd w:val="clear" w:color="auto" w:fill="FFFFFF"/>
        </w:rPr>
        <w:t xml:space="preserve"> </w:t>
      </w:r>
      <w:r w:rsidR="00B357FD" w:rsidRPr="00AB0760">
        <w:rPr>
          <w:rFonts w:ascii="Times New Roman" w:hAnsi="Times New Roman" w:cs="Times New Roman"/>
          <w:color w:val="000000"/>
          <w:sz w:val="24"/>
          <w:szCs w:val="24"/>
          <w:shd w:val="clear" w:color="auto" w:fill="FFFFFF"/>
        </w:rPr>
        <w:t>Indeed, of the three main mechanisms of aerosol deposition in the lung (inertial impaction, gravitational sedimentation and Brownian diffusion), inertial impaction is the only velocity-</w:t>
      </w:r>
      <w:r w:rsidR="0087210D" w:rsidRPr="00AB0760">
        <w:rPr>
          <w:rFonts w:ascii="Times New Roman" w:hAnsi="Times New Roman" w:cs="Times New Roman"/>
          <w:noProof/>
          <w:color w:val="000000"/>
          <w:sz w:val="24"/>
          <w:szCs w:val="24"/>
          <w:shd w:val="clear" w:color="auto" w:fill="FFFFFF"/>
        </w:rPr>
        <w:drawing>
          <wp:anchor distT="0" distB="0" distL="114300" distR="114300" simplePos="0" relativeHeight="251678720" behindDoc="0" locked="0" layoutInCell="1" allowOverlap="1" wp14:anchorId="2305612E" wp14:editId="6ED3F0D4">
            <wp:simplePos x="0" y="0"/>
            <wp:positionH relativeFrom="column">
              <wp:posOffset>-798</wp:posOffset>
            </wp:positionH>
            <wp:positionV relativeFrom="paragraph">
              <wp:posOffset>4643774</wp:posOffset>
            </wp:positionV>
            <wp:extent cx="5943600" cy="24413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quenne_Fig5.pdf"/>
                    <pic:cNvPicPr/>
                  </pic:nvPicPr>
                  <pic:blipFill rotWithShape="1">
                    <a:blip r:embed="rId18">
                      <a:extLst>
                        <a:ext uri="{28A0092B-C50C-407E-A947-70E740481C1C}">
                          <a14:useLocalDpi xmlns:a14="http://schemas.microsoft.com/office/drawing/2010/main" val="0"/>
                        </a:ext>
                      </a:extLst>
                    </a:blip>
                    <a:srcRect l="5486" t="13811" r="7351" b="22540"/>
                    <a:stretch/>
                  </pic:blipFill>
                  <pic:spPr bwMode="auto">
                    <a:xfrm>
                      <a:off x="0" y="0"/>
                      <a:ext cx="5943600" cy="244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7FD" w:rsidRPr="00AB0760">
        <w:rPr>
          <w:rFonts w:ascii="Times New Roman" w:hAnsi="Times New Roman" w:cs="Times New Roman"/>
          <w:color w:val="000000"/>
          <w:sz w:val="24"/>
          <w:szCs w:val="24"/>
          <w:shd w:val="clear" w:color="auto" w:fill="FFFFFF"/>
        </w:rPr>
        <w:t>dependent mechanism</w:t>
      </w:r>
      <w:r w:rsidR="001F33C2" w:rsidRPr="00AB0760">
        <w:rPr>
          <w:rFonts w:ascii="Times New Roman" w:hAnsi="Times New Roman" w:cs="Times New Roman"/>
          <w:color w:val="000000"/>
          <w:sz w:val="24"/>
          <w:szCs w:val="24"/>
          <w:shd w:val="clear" w:color="auto" w:fill="FFFFFF"/>
        </w:rPr>
        <w:t xml:space="preserve">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2012)</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p>
    <w:p w14:paraId="1F867936" w14:textId="5E11BD02" w:rsidR="008A0AFD" w:rsidRPr="00AB0760" w:rsidRDefault="008A0AFD" w:rsidP="00A77A3F">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00B774B7" w:rsidRPr="00AB0760">
        <w:rPr>
          <w:rFonts w:ascii="Times New Roman" w:hAnsi="Times New Roman" w:cs="Times New Roman"/>
          <w:color w:val="000000"/>
          <w:sz w:val="24"/>
          <w:szCs w:val="24"/>
          <w:shd w:val="clear" w:color="auto" w:fill="FFFFFF"/>
        </w:rPr>
        <w:t>Spatial location of the top 1% near</w:t>
      </w:r>
      <w:r w:rsidR="00563EC2" w:rsidRPr="00AB0760">
        <w:rPr>
          <w:rFonts w:ascii="Times New Roman" w:hAnsi="Times New Roman" w:cs="Times New Roman"/>
          <w:color w:val="000000"/>
          <w:sz w:val="24"/>
          <w:szCs w:val="24"/>
          <w:shd w:val="clear" w:color="auto" w:fill="FFFFFF"/>
        </w:rPr>
        <w:t>-</w:t>
      </w:r>
      <w:r w:rsidR="00B774B7" w:rsidRPr="00AB0760">
        <w:rPr>
          <w:rFonts w:ascii="Times New Roman" w:hAnsi="Times New Roman" w:cs="Times New Roman"/>
          <w:color w:val="000000"/>
          <w:sz w:val="24"/>
          <w:szCs w:val="24"/>
          <w:shd w:val="clear" w:color="auto" w:fill="FFFFFF"/>
        </w:rPr>
        <w:t>acini deposition (hot spots) in the same BALB/c mice as in Figure 3. Hot spots were mainly located toward the apex of the lung. A: 0.5 µm. B: 1 µm. C: 2 µm. See text for details.</w:t>
      </w:r>
    </w:p>
    <w:p w14:paraId="6A067DED" w14:textId="1C46DCC3" w:rsidR="005A5A37" w:rsidRPr="00AB0760" w:rsidRDefault="005A5A37" w:rsidP="005A5A37">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658FDC6F" w14:textId="5326D1CB" w:rsidR="005A5A37" w:rsidRPr="00AB0760" w:rsidRDefault="00A77A3F" w:rsidP="005A5A37">
      <w:pPr>
        <w:autoSpaceDE w:val="0"/>
        <w:autoSpaceDN w:val="0"/>
        <w:adjustRightInd w:val="0"/>
        <w:spacing w:after="0" w:line="480" w:lineRule="auto"/>
        <w:rPr>
          <w:rFonts w:ascii="Times New Roman" w:hAnsi="Times New Roman" w:cs="Times New Roman"/>
          <w:color w:val="FF0000"/>
          <w:sz w:val="24"/>
          <w:szCs w:val="24"/>
          <w:shd w:val="clear" w:color="auto" w:fill="FFFFFF"/>
        </w:rPr>
      </w:pPr>
      <w:r w:rsidRPr="00AB0760">
        <w:rPr>
          <w:rFonts w:ascii="Times New Roman" w:hAnsi="Times New Roman" w:cs="Times New Roman"/>
          <w:color w:val="FF0000"/>
          <w:sz w:val="24"/>
          <w:szCs w:val="24"/>
          <w:shd w:val="clear" w:color="auto" w:fill="FFFFFF"/>
        </w:rPr>
        <w:t xml:space="preserve">Add graphs with top to bottom concentration gradient + </w:t>
      </w:r>
      <w:r w:rsidR="00A93A59" w:rsidRPr="00AB0760">
        <w:rPr>
          <w:rFonts w:ascii="Times New Roman" w:hAnsi="Times New Roman" w:cs="Times New Roman"/>
          <w:color w:val="FF0000"/>
          <w:sz w:val="24"/>
          <w:szCs w:val="24"/>
          <w:shd w:val="clear" w:color="auto" w:fill="FFFFFF"/>
        </w:rPr>
        <w:t>discussion</w:t>
      </w:r>
      <w:r w:rsidR="00DA166C" w:rsidRPr="00AB0760">
        <w:rPr>
          <w:rFonts w:ascii="Times New Roman" w:hAnsi="Times New Roman" w:cs="Times New Roman"/>
          <w:color w:val="FF0000"/>
          <w:sz w:val="24"/>
          <w:szCs w:val="24"/>
          <w:shd w:val="clear" w:color="auto" w:fill="FFFFFF"/>
        </w:rPr>
        <w:t>.</w:t>
      </w:r>
    </w:p>
    <w:p w14:paraId="7108F175" w14:textId="7FEFD738" w:rsidR="005A5A37" w:rsidRPr="00AB0760" w:rsidRDefault="005A5A37" w:rsidP="005A5A37">
      <w:pPr>
        <w:autoSpaceDE w:val="0"/>
        <w:autoSpaceDN w:val="0"/>
        <w:adjustRightInd w:val="0"/>
        <w:spacing w:after="0" w:line="480" w:lineRule="auto"/>
        <w:rPr>
          <w:rFonts w:ascii="Times New Roman" w:hAnsi="Times New Roman" w:cs="Times New Roman"/>
          <w:color w:val="FF0000"/>
          <w:sz w:val="24"/>
          <w:szCs w:val="24"/>
          <w:shd w:val="clear" w:color="auto" w:fill="FFFFFF"/>
        </w:rPr>
      </w:pPr>
    </w:p>
    <w:p w14:paraId="2F206F83" w14:textId="77777777" w:rsidR="00A77A3F" w:rsidRPr="00AB0760" w:rsidRDefault="00A77A3F" w:rsidP="005A5A37">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57E152AD" w14:textId="70D9CD12"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4.  CONCLUSION</w:t>
      </w:r>
      <w:r w:rsidR="005A5A37" w:rsidRPr="00AB0760">
        <w:rPr>
          <w:rFonts w:ascii="Times New Roman" w:hAnsi="Times New Roman" w:cs="Times New Roman"/>
          <w:b/>
          <w:bCs/>
          <w:sz w:val="24"/>
          <w:szCs w:val="24"/>
        </w:rPr>
        <w:t xml:space="preserve"> </w:t>
      </w:r>
      <w:r w:rsidR="005A5A37" w:rsidRPr="00A93A59">
        <w:rPr>
          <w:rFonts w:ascii="Times New Roman" w:hAnsi="Times New Roman" w:cs="Times New Roman"/>
          <w:b/>
          <w:bCs/>
          <w:color w:val="FF0000"/>
          <w:sz w:val="24"/>
          <w:szCs w:val="24"/>
        </w:rPr>
        <w:t>(needs work</w:t>
      </w:r>
      <w:r w:rsidR="00A93A59">
        <w:rPr>
          <w:rFonts w:ascii="Times New Roman" w:hAnsi="Times New Roman" w:cs="Times New Roman"/>
          <w:b/>
          <w:bCs/>
          <w:color w:val="FF0000"/>
          <w:sz w:val="24"/>
          <w:szCs w:val="24"/>
        </w:rPr>
        <w:t xml:space="preserve"> once results finalized</w:t>
      </w:r>
      <w:r w:rsidR="005A5A37" w:rsidRPr="00A93A59">
        <w:rPr>
          <w:rFonts w:ascii="Times New Roman" w:hAnsi="Times New Roman" w:cs="Times New Roman"/>
          <w:b/>
          <w:bCs/>
          <w:color w:val="FF0000"/>
          <w:sz w:val="24"/>
          <w:szCs w:val="24"/>
        </w:rPr>
        <w:t>)</w:t>
      </w:r>
    </w:p>
    <w:p w14:paraId="3134546A" w14:textId="641C0118" w:rsidR="001147A2" w:rsidRPr="00AB0760" w:rsidRDefault="001147A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Analysis was performed on the newly available lapdMouse database to determine the special heterogeneity of aerosol deposition at lobar scale and near-acini scale. There was an uneven distribution of deposited particles among the lobes of the mouse lung. Particularly, </w:t>
      </w:r>
      <w:r w:rsidR="00EE2D0E" w:rsidRPr="00AB0760">
        <w:rPr>
          <w:rFonts w:ascii="Times New Roman" w:hAnsi="Times New Roman" w:cs="Times New Roman"/>
          <w:color w:val="000000"/>
          <w:sz w:val="24"/>
          <w:szCs w:val="24"/>
          <w:shd w:val="clear" w:color="auto" w:fill="FFFFFF"/>
        </w:rPr>
        <w:t xml:space="preserve">the </w:t>
      </w:r>
      <w:r w:rsidRPr="00AB0760">
        <w:rPr>
          <w:rFonts w:ascii="Times New Roman" w:hAnsi="Times New Roman" w:cs="Times New Roman"/>
          <w:color w:val="000000"/>
          <w:sz w:val="24"/>
          <w:szCs w:val="24"/>
          <w:shd w:val="clear" w:color="auto" w:fill="FFFFFF"/>
        </w:rPr>
        <w:t xml:space="preserve">cranial lobe receives higher deposition comparing to its volume, and caudal and accessory lobes receive lower deposition. The unevenness increased with increasing particle size (0.5 – </w:t>
      </w:r>
      <w:r w:rsidR="00EE2D0E" w:rsidRPr="00AB0760">
        <w:rPr>
          <w:rFonts w:ascii="Times New Roman" w:hAnsi="Times New Roman" w:cs="Times New Roman"/>
          <w:color w:val="000000"/>
          <w:sz w:val="24"/>
          <w:szCs w:val="24"/>
          <w:shd w:val="clear" w:color="auto" w:fill="FFFFFF"/>
        </w:rPr>
        <w:t>2</w:t>
      </w:r>
      <w:r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µm</w:t>
      </w:r>
      <w:r w:rsidRPr="00AB0760">
        <w:rPr>
          <w:rFonts w:ascii="Times New Roman" w:hAnsi="Times New Roman" w:cs="Times New Roman"/>
          <w:color w:val="000000"/>
          <w:sz w:val="24"/>
          <w:szCs w:val="24"/>
          <w:shd w:val="clear" w:color="auto" w:fill="FFFFFF"/>
        </w:rPr>
        <w:t xml:space="preserve">). </w:t>
      </w:r>
      <w:r w:rsidR="00EE2D0E" w:rsidRPr="00AB0760">
        <w:rPr>
          <w:rFonts w:ascii="Times New Roman" w:hAnsi="Times New Roman" w:cs="Times New Roman"/>
          <w:color w:val="000000"/>
          <w:sz w:val="24"/>
          <w:szCs w:val="24"/>
          <w:shd w:val="clear" w:color="auto" w:fill="FFFFFF"/>
        </w:rPr>
        <w:t>Thus, d</w:t>
      </w:r>
      <w:r w:rsidRPr="00AB0760">
        <w:rPr>
          <w:rFonts w:ascii="Times New Roman" w:hAnsi="Times New Roman" w:cs="Times New Roman"/>
          <w:color w:val="000000"/>
          <w:sz w:val="24"/>
          <w:szCs w:val="24"/>
          <w:shd w:val="clear" w:color="auto" w:fill="FFFFFF"/>
        </w:rPr>
        <w:t>epending on the lobe, individual lobe analysis to determine overall deposition may either underestimate or overestimate total lung burden, at least for particles in the micron size range.</w:t>
      </w:r>
      <w:r w:rsidR="00C404BB" w:rsidRPr="00AB0760">
        <w:rPr>
          <w:rFonts w:ascii="Times New Roman" w:hAnsi="Times New Roman" w:cs="Times New Roman"/>
          <w:color w:val="000000"/>
          <w:sz w:val="24"/>
          <w:szCs w:val="24"/>
          <w:shd w:val="clear" w:color="auto" w:fill="FFFFFF"/>
        </w:rPr>
        <w:t xml:space="preserve"> At near acini level, larger particle size was associated with higher likeness of formation of hot spots and a less uniform spatial distribution of particle deposition.</w:t>
      </w:r>
    </w:p>
    <w:p w14:paraId="5A751AD4" w14:textId="336CA3A2" w:rsidR="002D5F42" w:rsidRPr="00AB0760" w:rsidRDefault="002D5F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11B8329B" w:rsidR="00DF267E" w:rsidRPr="00AB0760"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The study was partially funded by U01ES028669 from NIEHS at NIH</w:t>
      </w:r>
      <w:r w:rsidR="00193ABB" w:rsidRPr="00AB0760">
        <w:rPr>
          <w:rFonts w:ascii="Times New Roman" w:hAnsi="Times New Roman" w:cs="Times New Roman"/>
          <w:sz w:val="24"/>
          <w:szCs w:val="24"/>
        </w:rPr>
        <w:t>.</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1DD97811" w14:textId="77777777" w:rsidR="00D17851" w:rsidRPr="00AB0760" w:rsidRDefault="00BA0DB3" w:rsidP="00D17851">
      <w:pPr>
        <w:pStyle w:val="EndNoteBibliography"/>
        <w:spacing w:after="240"/>
        <w:ind w:left="720" w:hanging="720"/>
        <w:rPr>
          <w:noProof/>
          <w:szCs w:val="24"/>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D17851" w:rsidRPr="00AB0760">
        <w:rPr>
          <w:noProof/>
          <w:szCs w:val="24"/>
        </w:rPr>
        <w:t xml:space="preserve">Amis, T. C., Pascoe, J. R., &amp; Hornof, W. (1984). Topographic distribution of pulmonary ventilation and perfusion in the horse. </w:t>
      </w:r>
      <w:r w:rsidR="00D17851" w:rsidRPr="00AB0760">
        <w:rPr>
          <w:i/>
          <w:noProof/>
          <w:szCs w:val="24"/>
        </w:rPr>
        <w:t>Am J Vet  Res, 45</w:t>
      </w:r>
      <w:r w:rsidR="00D17851" w:rsidRPr="00AB0760">
        <w:rPr>
          <w:noProof/>
          <w:szCs w:val="24"/>
        </w:rPr>
        <w:t xml:space="preserve">, 1597-1601. </w:t>
      </w:r>
    </w:p>
    <w:p w14:paraId="583C504E" w14:textId="77777777" w:rsidR="00D17851" w:rsidRPr="00AB0760" w:rsidRDefault="00D17851" w:rsidP="00D17851">
      <w:pPr>
        <w:pStyle w:val="EndNoteBibliography"/>
        <w:spacing w:after="240"/>
        <w:ind w:left="720" w:hanging="720"/>
        <w:rPr>
          <w:noProof/>
          <w:szCs w:val="24"/>
        </w:rPr>
      </w:pPr>
      <w:r w:rsidRPr="00AB0760">
        <w:rPr>
          <w:noProof/>
          <w:szCs w:val="24"/>
        </w:rPr>
        <w:t xml:space="preserve">Asgharian, B., Miller, F. J., Price, O., Schroeter, J. D., Einstein, D. R., Corley, R. A., &amp; Bentley, T. (2016). Modeling particle deposition in the pig respiratory tract. </w:t>
      </w:r>
      <w:r w:rsidRPr="00AB0760">
        <w:rPr>
          <w:i/>
          <w:noProof/>
          <w:szCs w:val="24"/>
        </w:rPr>
        <w:t>Journal of Aerosol Science, 99</w:t>
      </w:r>
      <w:r w:rsidRPr="00AB0760">
        <w:rPr>
          <w:noProof/>
          <w:szCs w:val="24"/>
        </w:rPr>
        <w:t xml:space="preserve">, 107-124. </w:t>
      </w:r>
    </w:p>
    <w:p w14:paraId="64781DA5" w14:textId="77777777" w:rsidR="00D17851" w:rsidRPr="00AB0760" w:rsidRDefault="00D17851" w:rsidP="00D17851">
      <w:pPr>
        <w:pStyle w:val="EndNoteBibliography"/>
        <w:spacing w:after="240"/>
        <w:ind w:left="720" w:hanging="720"/>
        <w:rPr>
          <w:noProof/>
          <w:szCs w:val="24"/>
        </w:rPr>
      </w:pPr>
      <w:r w:rsidRPr="00AB0760">
        <w:rPr>
          <w:noProof/>
          <w:szCs w:val="24"/>
        </w:rPr>
        <w:t xml:space="preserve">Bauer, C., Krueger, M. A., Lamm, W. J., Glenny, R. W., &amp; Beichel, R. R. (2020). lapdMouse: associating lung anatomy with local particle deposition in mice. </w:t>
      </w:r>
      <w:r w:rsidRPr="00AB0760">
        <w:rPr>
          <w:i/>
          <w:noProof/>
          <w:szCs w:val="24"/>
        </w:rPr>
        <w:t>Journal of Applied Physiology, 128</w:t>
      </w:r>
      <w:r w:rsidRPr="00AB0760">
        <w:rPr>
          <w:noProof/>
          <w:szCs w:val="24"/>
        </w:rPr>
        <w:t xml:space="preserve">, 309-323. </w:t>
      </w:r>
    </w:p>
    <w:p w14:paraId="43939A31" w14:textId="77777777" w:rsidR="00D17851" w:rsidRPr="00AB0760" w:rsidRDefault="00D17851" w:rsidP="00D17851">
      <w:pPr>
        <w:pStyle w:val="EndNoteBibliography"/>
        <w:spacing w:after="240"/>
        <w:ind w:left="720" w:hanging="720"/>
        <w:rPr>
          <w:noProof/>
          <w:szCs w:val="24"/>
        </w:rPr>
      </w:pPr>
      <w:r w:rsidRPr="00AB0760">
        <w:rPr>
          <w:noProof/>
          <w:szCs w:val="24"/>
        </w:rPr>
        <w:t>Beichel, R. R., Glenny, R. W., Bauer, C., Krueger, M. A., &amp; Lamm, W. J. (2019). Lung anatomy + particle deposition (lapd) mouse archive. University of Iowa.</w:t>
      </w:r>
    </w:p>
    <w:p w14:paraId="6C63E273" w14:textId="77777777" w:rsidR="00D17851" w:rsidRPr="00AB0760" w:rsidRDefault="00D17851" w:rsidP="00D17851">
      <w:pPr>
        <w:pStyle w:val="EndNoteBibliography"/>
        <w:spacing w:after="240"/>
        <w:ind w:left="720" w:hanging="720"/>
        <w:rPr>
          <w:noProof/>
          <w:szCs w:val="24"/>
        </w:rPr>
      </w:pPr>
      <w:r w:rsidRPr="00AB0760">
        <w:rPr>
          <w:noProof/>
          <w:szCs w:val="24"/>
        </w:rPr>
        <w:t xml:space="preserve">Bennett, W. D., Brown, J. S., Zeman, K. L., Hu, S. C., Scheuch, G., &amp; Sommerer, K. (2002). Targeting delivery of aerosols to different lung regions. </w:t>
      </w:r>
      <w:r w:rsidRPr="00AB0760">
        <w:rPr>
          <w:i/>
          <w:noProof/>
          <w:szCs w:val="24"/>
        </w:rPr>
        <w:t>J Aerosol Med, 15</w:t>
      </w:r>
      <w:r w:rsidRPr="00AB0760">
        <w:rPr>
          <w:noProof/>
          <w:szCs w:val="24"/>
        </w:rPr>
        <w:t xml:space="preserve">, 179-188. </w:t>
      </w:r>
    </w:p>
    <w:p w14:paraId="55819DF6" w14:textId="77777777" w:rsidR="00D17851" w:rsidRPr="00AB0760" w:rsidRDefault="00D17851" w:rsidP="00D17851">
      <w:pPr>
        <w:pStyle w:val="EndNoteBibliography"/>
        <w:spacing w:after="240"/>
        <w:ind w:left="720" w:hanging="720"/>
        <w:rPr>
          <w:noProof/>
          <w:szCs w:val="24"/>
        </w:rPr>
      </w:pPr>
      <w:r w:rsidRPr="00AB0760">
        <w:rPr>
          <w:noProof/>
          <w:szCs w:val="24"/>
        </w:rPr>
        <w:t xml:space="preserve">Brain, J. D., Knudson, D. E., Sorokin, S. P., &amp; Davis, M. A. (1976). Pulmonary distribution of particles given by intratracheal instillation or by aerosol inhalation. </w:t>
      </w:r>
      <w:r w:rsidRPr="00AB0760">
        <w:rPr>
          <w:i/>
          <w:noProof/>
          <w:szCs w:val="24"/>
        </w:rPr>
        <w:t>Environmental Research, 11</w:t>
      </w:r>
      <w:r w:rsidRPr="00AB0760">
        <w:rPr>
          <w:noProof/>
          <w:szCs w:val="24"/>
        </w:rPr>
        <w:t xml:space="preserve">, 13-33. </w:t>
      </w:r>
    </w:p>
    <w:p w14:paraId="54E73852" w14:textId="77777777" w:rsidR="00D17851" w:rsidRPr="00AB0760" w:rsidRDefault="00D17851" w:rsidP="00D17851">
      <w:pPr>
        <w:pStyle w:val="EndNoteBibliography"/>
        <w:spacing w:after="240"/>
        <w:ind w:left="720" w:hanging="720"/>
        <w:rPr>
          <w:noProof/>
          <w:szCs w:val="24"/>
        </w:rPr>
      </w:pPr>
      <w:r w:rsidRPr="00AB0760">
        <w:rPr>
          <w:noProof/>
          <w:szCs w:val="24"/>
        </w:rPr>
        <w:t xml:space="preserve">Darquenne, C. (2012). Aerosol deposition in health and disease. </w:t>
      </w:r>
      <w:r w:rsidRPr="00AB0760">
        <w:rPr>
          <w:i/>
          <w:noProof/>
          <w:szCs w:val="24"/>
        </w:rPr>
        <w:t>J Aerosol Med Pulm Drug Deliv, 25</w:t>
      </w:r>
      <w:r w:rsidRPr="00AB0760">
        <w:rPr>
          <w:noProof/>
          <w:szCs w:val="24"/>
        </w:rPr>
        <w:t>, 140-147. doi: DOI: 10.1089/jamp.2011.0916</w:t>
      </w:r>
    </w:p>
    <w:p w14:paraId="72ED4065" w14:textId="77777777" w:rsidR="00D17851" w:rsidRPr="00AB0760" w:rsidRDefault="00D17851" w:rsidP="00D17851">
      <w:pPr>
        <w:pStyle w:val="EndNoteBibliography"/>
        <w:spacing w:after="240"/>
        <w:ind w:left="720" w:hanging="720"/>
        <w:rPr>
          <w:noProof/>
          <w:szCs w:val="24"/>
        </w:rPr>
      </w:pPr>
      <w:r w:rsidRPr="00AB0760">
        <w:rPr>
          <w:noProof/>
          <w:szCs w:val="24"/>
        </w:rPr>
        <w:t xml:space="preserve">Darquenne, C., Zeman, K. L., Sa, R. C., Cooper, T. K., Fine, J. M., Bennett, W. D., &amp; Prisk, G. K. (2013). Removal of sedimentation decreases relative deposition of coarse particles in </w:t>
      </w:r>
      <w:r w:rsidRPr="00AB0760">
        <w:rPr>
          <w:noProof/>
          <w:szCs w:val="24"/>
        </w:rPr>
        <w:lastRenderedPageBreak/>
        <w:t xml:space="preserve">the lung periphery. </w:t>
      </w:r>
      <w:r w:rsidRPr="00AB0760">
        <w:rPr>
          <w:i/>
          <w:noProof/>
          <w:szCs w:val="24"/>
        </w:rPr>
        <w:t>Journal of Applied Physiology, 115</w:t>
      </w:r>
      <w:r w:rsidRPr="00AB0760">
        <w:rPr>
          <w:noProof/>
          <w:szCs w:val="24"/>
        </w:rPr>
        <w:t>, 546-555. doi: doi:10.1152/japplphysiol.01520.2012</w:t>
      </w:r>
    </w:p>
    <w:p w14:paraId="470EB086" w14:textId="77777777" w:rsidR="00D17851" w:rsidRPr="00AB0760" w:rsidRDefault="00D17851" w:rsidP="00D17851">
      <w:pPr>
        <w:pStyle w:val="EndNoteBibliography"/>
        <w:spacing w:after="240"/>
        <w:ind w:left="720" w:hanging="720"/>
        <w:rPr>
          <w:noProof/>
          <w:szCs w:val="24"/>
        </w:rPr>
      </w:pPr>
      <w:r w:rsidRPr="00AB0760">
        <w:rPr>
          <w:noProof/>
          <w:szCs w:val="24"/>
        </w:rPr>
        <w:t xml:space="preserve">De Backer, J. W., Vos, W. G., Gorle, C. D., GermonprÇ, P., Partoens, B., Wuyts, F. L., . . . De Backer, W. (2008). Flow analyses in the lower airways: Patient-specific model and boundary conditions. </w:t>
      </w:r>
      <w:r w:rsidRPr="00AB0760">
        <w:rPr>
          <w:i/>
          <w:noProof/>
          <w:szCs w:val="24"/>
        </w:rPr>
        <w:t>Med.Eng.Phys., 30</w:t>
      </w:r>
      <w:r w:rsidRPr="00AB0760">
        <w:rPr>
          <w:noProof/>
          <w:szCs w:val="24"/>
        </w:rPr>
        <w:t xml:space="preserve">, 872-879. </w:t>
      </w:r>
    </w:p>
    <w:p w14:paraId="7BB84247" w14:textId="77777777" w:rsidR="00D17851" w:rsidRPr="00AB0760" w:rsidRDefault="00D17851" w:rsidP="00D17851">
      <w:pPr>
        <w:pStyle w:val="EndNoteBibliography"/>
        <w:spacing w:after="240"/>
        <w:ind w:left="720" w:hanging="720"/>
        <w:rPr>
          <w:noProof/>
          <w:szCs w:val="24"/>
        </w:rPr>
      </w:pPr>
      <w:r w:rsidRPr="00AB0760">
        <w:rPr>
          <w:noProof/>
          <w:szCs w:val="24"/>
        </w:rPr>
        <w:t xml:space="preserve">Garrard, C. S., Gerrity, T. R., Schreiner, J. F., &amp; Yeates, D. B. (1981). The characterization of radioaerosol deposition in the healthy lung by histogram distribution analysis. </w:t>
      </w:r>
      <w:r w:rsidRPr="00AB0760">
        <w:rPr>
          <w:i/>
          <w:noProof/>
          <w:szCs w:val="24"/>
        </w:rPr>
        <w:t>Chest, 80</w:t>
      </w:r>
      <w:r w:rsidRPr="00AB0760">
        <w:rPr>
          <w:noProof/>
          <w:szCs w:val="24"/>
        </w:rPr>
        <w:t xml:space="preserve">(suppl), 840-842. </w:t>
      </w:r>
    </w:p>
    <w:p w14:paraId="37B16DD6" w14:textId="77777777" w:rsidR="00D17851" w:rsidRPr="00AB0760" w:rsidRDefault="00D17851" w:rsidP="00D17851">
      <w:pPr>
        <w:pStyle w:val="EndNoteBibliography"/>
        <w:spacing w:after="240"/>
        <w:ind w:left="720" w:hanging="720"/>
        <w:rPr>
          <w:noProof/>
          <w:szCs w:val="24"/>
        </w:rPr>
      </w:pPr>
      <w:r w:rsidRPr="00AB0760">
        <w:rPr>
          <w:noProof/>
          <w:szCs w:val="24"/>
        </w:rPr>
        <w:t xml:space="preserve">Hofmann, W. (2011). Modeling inhaled particle deposition in the human lung: A review. </w:t>
      </w:r>
      <w:r w:rsidRPr="00AB0760">
        <w:rPr>
          <w:i/>
          <w:noProof/>
          <w:szCs w:val="24"/>
        </w:rPr>
        <w:t>Journal of Aerosol Science, 42</w:t>
      </w:r>
      <w:r w:rsidRPr="00AB0760">
        <w:rPr>
          <w:noProof/>
          <w:szCs w:val="24"/>
        </w:rPr>
        <w:t xml:space="preserve">, 693-724. </w:t>
      </w:r>
    </w:p>
    <w:p w14:paraId="5D0D3E32" w14:textId="77777777" w:rsidR="00D17851" w:rsidRPr="00AB0760" w:rsidRDefault="00D17851" w:rsidP="00D17851">
      <w:pPr>
        <w:pStyle w:val="EndNoteBibliography"/>
        <w:spacing w:after="240"/>
        <w:ind w:left="720" w:hanging="720"/>
        <w:rPr>
          <w:noProof/>
          <w:szCs w:val="24"/>
        </w:rPr>
      </w:pPr>
      <w:r w:rsidRPr="00AB0760">
        <w:rPr>
          <w:noProof/>
          <w:szCs w:val="24"/>
        </w:rPr>
        <w:t xml:space="preserve">Kabilan, S., Suffield, S. R., Recknagle, K. P., Jacob, R. E., Einstein, D. R., Kuprat, A. P., . . . Corley, R. A. (2016). Computational fluid dynamics modeling of Bacillus anthracis spore deposition in rabbit and human respiratory airways. </w:t>
      </w:r>
      <w:r w:rsidRPr="00AB0760">
        <w:rPr>
          <w:i/>
          <w:noProof/>
          <w:szCs w:val="24"/>
        </w:rPr>
        <w:t>Journal of Aerosol Science, 99</w:t>
      </w:r>
      <w:r w:rsidRPr="00AB0760">
        <w:rPr>
          <w:noProof/>
          <w:szCs w:val="24"/>
        </w:rPr>
        <w:t xml:space="preserve">, 64-77. </w:t>
      </w:r>
    </w:p>
    <w:p w14:paraId="7D3FC855" w14:textId="77777777" w:rsidR="00D17851" w:rsidRPr="00AB0760" w:rsidRDefault="00D17851" w:rsidP="00D17851">
      <w:pPr>
        <w:pStyle w:val="EndNoteBibliography"/>
        <w:spacing w:after="240"/>
        <w:ind w:left="720" w:hanging="720"/>
        <w:rPr>
          <w:noProof/>
          <w:szCs w:val="24"/>
        </w:rPr>
      </w:pPr>
      <w:r w:rsidRPr="00AB0760">
        <w:rPr>
          <w:noProof/>
          <w:szCs w:val="24"/>
        </w:rPr>
        <w:t xml:space="preserve">Ma, B., &amp; Lutchen, K. R. (2009). CFD simulation of aerosol deposition in an anatomically based human large-medium airway model. </w:t>
      </w:r>
      <w:r w:rsidRPr="00AB0760">
        <w:rPr>
          <w:i/>
          <w:noProof/>
          <w:szCs w:val="24"/>
        </w:rPr>
        <w:t>Annals of Biomedical Engineering, 37</w:t>
      </w:r>
      <w:r w:rsidRPr="00AB0760">
        <w:rPr>
          <w:noProof/>
          <w:szCs w:val="24"/>
        </w:rPr>
        <w:t xml:space="preserve">, 271-285. </w:t>
      </w:r>
    </w:p>
    <w:p w14:paraId="6B1129ED" w14:textId="77777777" w:rsidR="00D17851" w:rsidRPr="00AB0760" w:rsidRDefault="00D17851" w:rsidP="00D17851">
      <w:pPr>
        <w:pStyle w:val="EndNoteBibliography"/>
        <w:spacing w:after="240"/>
        <w:ind w:left="720" w:hanging="720"/>
        <w:rPr>
          <w:noProof/>
          <w:szCs w:val="24"/>
        </w:rPr>
      </w:pPr>
      <w:r w:rsidRPr="00AB0760">
        <w:rPr>
          <w:noProof/>
          <w:szCs w:val="24"/>
        </w:rPr>
        <w:t xml:space="preserve">Milic-Emili, J., Henderson, J. A. M., Dolovich, M. B., Trop, D., &amp; Kaneko, K. (1966). Regional distribution of inspired gas in the lung. </w:t>
      </w:r>
      <w:r w:rsidRPr="00AB0760">
        <w:rPr>
          <w:i/>
          <w:noProof/>
          <w:szCs w:val="24"/>
        </w:rPr>
        <w:t>Journal of Applied Physiology, 21</w:t>
      </w:r>
      <w:r w:rsidRPr="00AB0760">
        <w:rPr>
          <w:noProof/>
          <w:szCs w:val="24"/>
        </w:rPr>
        <w:t xml:space="preserve">, 749-759. </w:t>
      </w:r>
    </w:p>
    <w:p w14:paraId="2F3F3F5C" w14:textId="77777777" w:rsidR="00D17851" w:rsidRPr="00AB0760" w:rsidRDefault="00D17851" w:rsidP="00D17851">
      <w:pPr>
        <w:pStyle w:val="EndNoteBibliography"/>
        <w:spacing w:after="240"/>
        <w:ind w:left="720" w:hanging="720"/>
        <w:rPr>
          <w:noProof/>
          <w:szCs w:val="24"/>
        </w:rPr>
      </w:pPr>
      <w:r w:rsidRPr="00AB0760">
        <w:rPr>
          <w:noProof/>
          <w:szCs w:val="24"/>
        </w:rPr>
        <w:lastRenderedPageBreak/>
        <w:t xml:space="preserve">Moller, W., Meyer, G., Scheuch, G., Kreyling, W. G., &amp; Bennett, W. D. (2009). Left-to-right asymmetry of aerosol deposition after shallow bolus inhalation depends on lung ventilation. </w:t>
      </w:r>
      <w:r w:rsidRPr="00AB0760">
        <w:rPr>
          <w:i/>
          <w:noProof/>
          <w:szCs w:val="24"/>
        </w:rPr>
        <w:t>J Aerosol Med Pulm Drug Deliv, 22</w:t>
      </w:r>
      <w:r w:rsidRPr="00AB0760">
        <w:rPr>
          <w:noProof/>
          <w:szCs w:val="24"/>
        </w:rPr>
        <w:t xml:space="preserve">, 333-339. </w:t>
      </w:r>
    </w:p>
    <w:p w14:paraId="69EA1AB9" w14:textId="77777777" w:rsidR="00D17851" w:rsidRPr="00AB0760" w:rsidRDefault="00D17851" w:rsidP="00D17851">
      <w:pPr>
        <w:pStyle w:val="EndNoteBibliography"/>
        <w:spacing w:after="240"/>
        <w:ind w:left="720" w:hanging="720"/>
        <w:rPr>
          <w:noProof/>
          <w:szCs w:val="24"/>
        </w:rPr>
      </w:pPr>
      <w:r w:rsidRPr="00AB0760">
        <w:rPr>
          <w:noProof/>
          <w:szCs w:val="24"/>
        </w:rPr>
        <w:t xml:space="preserve">Morgan, A., Black, A., Moores, S. R., Pritchard, J. N., Walsh, M., &amp; Lambert, B. E. (1983). Alveolar Deposition of Sized Particles of 239 PuO2 in the Mouse. </w:t>
      </w:r>
      <w:r w:rsidRPr="00AB0760">
        <w:rPr>
          <w:i/>
          <w:noProof/>
          <w:szCs w:val="24"/>
        </w:rPr>
        <w:t>Radiation Research, 93</w:t>
      </w:r>
      <w:r w:rsidRPr="00AB0760">
        <w:rPr>
          <w:noProof/>
          <w:szCs w:val="24"/>
        </w:rPr>
        <w:t xml:space="preserve">, 85-92. </w:t>
      </w:r>
    </w:p>
    <w:p w14:paraId="0E142F84" w14:textId="77777777" w:rsidR="00D17851" w:rsidRPr="00AB0760" w:rsidRDefault="00D17851" w:rsidP="00D17851">
      <w:pPr>
        <w:pStyle w:val="EndNoteBibliography"/>
        <w:spacing w:after="240"/>
        <w:ind w:left="720" w:hanging="720"/>
        <w:rPr>
          <w:noProof/>
          <w:szCs w:val="24"/>
        </w:rPr>
      </w:pPr>
      <w:r w:rsidRPr="00AB0760">
        <w:rPr>
          <w:noProof/>
          <w:szCs w:val="24"/>
        </w:rPr>
        <w:t xml:space="preserve">Rooney, D., Friese, M., Fraser, J. F., Dunster, K. R., &amp; Schibler, A. (2009). Gravity-dependent ventilation distribution in rats measured with electrical impedance tomography. </w:t>
      </w:r>
      <w:r w:rsidRPr="00AB0760">
        <w:rPr>
          <w:i/>
          <w:noProof/>
          <w:szCs w:val="24"/>
        </w:rPr>
        <w:t>Physiological Measurement, 30</w:t>
      </w:r>
      <w:r w:rsidRPr="00AB0760">
        <w:rPr>
          <w:noProof/>
          <w:szCs w:val="24"/>
        </w:rPr>
        <w:t xml:space="preserve">, 1075-1085. </w:t>
      </w:r>
    </w:p>
    <w:p w14:paraId="3E7C3334" w14:textId="77777777" w:rsidR="00D17851" w:rsidRPr="00AB0760" w:rsidRDefault="00D17851" w:rsidP="00D17851">
      <w:pPr>
        <w:pStyle w:val="EndNoteBibliography"/>
        <w:spacing w:after="240"/>
        <w:ind w:left="720" w:hanging="720"/>
        <w:rPr>
          <w:noProof/>
          <w:szCs w:val="24"/>
        </w:rPr>
      </w:pPr>
      <w:r w:rsidRPr="00AB0760">
        <w:rPr>
          <w:noProof/>
          <w:szCs w:val="24"/>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AB0760">
        <w:rPr>
          <w:i/>
          <w:noProof/>
          <w:szCs w:val="24"/>
        </w:rPr>
        <w:t>Inhalation Toxicology, 24</w:t>
      </w:r>
      <w:r w:rsidRPr="00AB0760">
        <w:rPr>
          <w:noProof/>
          <w:szCs w:val="24"/>
        </w:rPr>
        <w:t xml:space="preserve">, 81-88. </w:t>
      </w:r>
    </w:p>
    <w:p w14:paraId="0EAD7081" w14:textId="77777777" w:rsidR="00D17851" w:rsidRPr="00AB0760" w:rsidRDefault="00D17851" w:rsidP="00D17851">
      <w:pPr>
        <w:pStyle w:val="EndNoteBibliography"/>
        <w:ind w:left="720" w:hanging="720"/>
        <w:rPr>
          <w:noProof/>
          <w:szCs w:val="24"/>
        </w:rPr>
      </w:pPr>
      <w:r w:rsidRPr="00AB0760">
        <w:rPr>
          <w:noProof/>
          <w:szCs w:val="24"/>
        </w:rPr>
        <w:t xml:space="preserve">Yang, L., Feuchtinger, A., Moller, W., DIng, Y., Kutschke, D., Moller, G., . . . Schmid, O. (2019). Three-Dimensional Quantitative Co-Mapping of Pulmonary Morphology and Nanoparticle Distribution with Cellular Resolution in Nondissected Murine Lungs. </w:t>
      </w:r>
      <w:r w:rsidRPr="00AB0760">
        <w:rPr>
          <w:i/>
          <w:noProof/>
          <w:szCs w:val="24"/>
        </w:rPr>
        <w:t>ACS Nano, 13</w:t>
      </w:r>
      <w:r w:rsidRPr="00AB0760">
        <w:rPr>
          <w:noProof/>
          <w:szCs w:val="24"/>
        </w:rPr>
        <w:t xml:space="preserve">, 1029-1041. </w:t>
      </w:r>
    </w:p>
    <w:p w14:paraId="726F22C2" w14:textId="025477D6"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0540D097" w14:textId="6BF091C1"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1:</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AB0760">
        <w:rPr>
          <w:rFonts w:ascii="Times New Roman" w:hAnsi="Times New Roman" w:cs="Times New Roman"/>
          <w:bCs/>
          <w:color w:val="000000"/>
          <w:sz w:val="24"/>
          <w:szCs w:val="24"/>
          <w:shd w:val="clear" w:color="auto" w:fill="FFFFFF"/>
        </w:rPr>
        <w:t>DV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10EF663E"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2:</w:t>
      </w:r>
      <w:r w:rsidRPr="00AB0760">
        <w:rPr>
          <w:rFonts w:ascii="Times New Roman" w:hAnsi="Times New Roman" w:cs="Times New Roman"/>
          <w:color w:val="000000"/>
          <w:sz w:val="24"/>
          <w:szCs w:val="24"/>
          <w:shd w:val="clear" w:color="auto" w:fill="FFFFFF"/>
        </w:rPr>
        <w:tab/>
        <w:t>DV ratio in each lobe of the lung. A: comparison with previous studies in rodents (Hamster, mice and rats). B: effect of particle (mice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17DE9B00"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3:</w:t>
      </w:r>
      <w:r w:rsidRPr="00AB0760">
        <w:rPr>
          <w:rFonts w:ascii="Times New Roman" w:hAnsi="Times New Roman" w:cs="Times New Roman"/>
          <w:color w:val="000000"/>
          <w:sz w:val="24"/>
          <w:szCs w:val="24"/>
          <w:shd w:val="clear" w:color="auto" w:fill="FFFFFF"/>
        </w:rPr>
        <w:tab/>
        <w:t>Histograms of near-acini deposition in BALB/c mice. A: 0.5 µm. B: 1 µm. C: 2 µm.</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32D2604E"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4:</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6BEC5B88"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65805C4D" w14:textId="2C7AE22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Pr="00AB0760">
        <w:rPr>
          <w:rFonts w:ascii="Times New Roman" w:hAnsi="Times New Roman" w:cs="Times New Roman"/>
          <w:color w:val="000000"/>
          <w:sz w:val="24"/>
          <w:szCs w:val="24"/>
          <w:shd w:val="clear" w:color="auto" w:fill="FFFFFF"/>
        </w:rPr>
        <w:tab/>
        <w:t>Spatial location of the top 1% near-acini deposition (hot spots) in the same BALB/c mice as in Figure 3. Hot spots were mainly located toward the apex of the lung. A: 0.5 µm. B: 1 µm. C: 2 µm. See text for details.</w:t>
      </w:r>
    </w:p>
    <w:p w14:paraId="0142A220" w14:textId="77777777" w:rsidR="00A77A3F" w:rsidRPr="00AB0760" w:rsidRDefault="00A77A3F" w:rsidP="00A77A3F">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5A9C730C" w14:textId="03C94663" w:rsidR="00A77A3F" w:rsidRPr="00AB0760" w:rsidRDefault="00A77A3F" w:rsidP="00A77A3F">
      <w:pPr>
        <w:spacing w:line="480" w:lineRule="auto"/>
        <w:ind w:left="1440" w:hanging="1440"/>
        <w:rPr>
          <w:rFonts w:ascii="Times New Roman" w:hAnsi="Times New Roman" w:cs="Times New Roman"/>
          <w:color w:val="000000"/>
          <w:sz w:val="24"/>
          <w:szCs w:val="24"/>
          <w:shd w:val="clear" w:color="auto" w:fill="FFFFFF"/>
        </w:rPr>
      </w:pPr>
    </w:p>
    <w:sectPr w:rsidR="00A77A3F" w:rsidRPr="00AB07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4" w:author="Darquenne, Chantal" w:date="2020-04-24T15:14:00Z" w:initials="DC">
    <w:p w14:paraId="26AE82E1" w14:textId="5F2345D0" w:rsidR="00AB0760" w:rsidRDefault="00AB0760">
      <w:pPr>
        <w:pStyle w:val="CommentText"/>
      </w:pPr>
      <w:r>
        <w:rPr>
          <w:rStyle w:val="CommentReference"/>
        </w:rPr>
        <w:annotationRef/>
      </w:r>
      <w:proofErr w:type="spellStart"/>
      <w:r>
        <w:t>Wanjun</w:t>
      </w:r>
      <w:proofErr w:type="spellEnd"/>
      <w:r>
        <w:t>: did you verify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AE82E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E82E1" w16cid:durableId="224D80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21298" w14:textId="77777777" w:rsidR="00300036" w:rsidRDefault="00300036" w:rsidP="009806AC">
      <w:pPr>
        <w:spacing w:after="0" w:line="240" w:lineRule="auto"/>
      </w:pPr>
      <w:r>
        <w:separator/>
      </w:r>
    </w:p>
  </w:endnote>
  <w:endnote w:type="continuationSeparator" w:id="0">
    <w:p w14:paraId="22A09F92" w14:textId="77777777" w:rsidR="00300036" w:rsidRDefault="00300036"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5C46A" w14:textId="77777777" w:rsidR="00300036" w:rsidRDefault="00300036" w:rsidP="009806AC">
      <w:pPr>
        <w:spacing w:after="0" w:line="240" w:lineRule="auto"/>
      </w:pPr>
      <w:r>
        <w:separator/>
      </w:r>
    </w:p>
  </w:footnote>
  <w:footnote w:type="continuationSeparator" w:id="0">
    <w:p w14:paraId="54201AC0" w14:textId="77777777" w:rsidR="00300036" w:rsidRDefault="00300036"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rquenne, Chantal">
    <w15:presenceInfo w15:providerId="AD" w15:userId="S::cdarquenne@health.ucsd.edu::706f83d8-02a6-4ba2-b96b-e6874b19d4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866&lt;/item&gt;&lt;item&gt;3867&lt;/item&gt;&lt;item&gt;3868&lt;/item&gt;&lt;item&gt;3869&lt;/item&gt;&lt;item&gt;3871&lt;/item&gt;&lt;item&gt;3872&lt;/item&gt;&lt;item&gt;3873&lt;/item&gt;&lt;item&gt;3874&lt;/item&gt;&lt;item&gt;3875&lt;/item&gt;&lt;/record-ids&gt;&lt;/item&gt;&lt;/Libraries&gt;"/>
  </w:docVars>
  <w:rsids>
    <w:rsidRoot w:val="00E40195"/>
    <w:rsid w:val="00017662"/>
    <w:rsid w:val="00017E5B"/>
    <w:rsid w:val="000443F7"/>
    <w:rsid w:val="00055B89"/>
    <w:rsid w:val="0007041E"/>
    <w:rsid w:val="00076660"/>
    <w:rsid w:val="0009176B"/>
    <w:rsid w:val="000A18EC"/>
    <w:rsid w:val="000A1ADA"/>
    <w:rsid w:val="000A7BB5"/>
    <w:rsid w:val="000B1266"/>
    <w:rsid w:val="000B5106"/>
    <w:rsid w:val="000B54EC"/>
    <w:rsid w:val="000E78BD"/>
    <w:rsid w:val="000F5543"/>
    <w:rsid w:val="000F7849"/>
    <w:rsid w:val="00110B21"/>
    <w:rsid w:val="001147A2"/>
    <w:rsid w:val="00131EF2"/>
    <w:rsid w:val="001504D1"/>
    <w:rsid w:val="0015148D"/>
    <w:rsid w:val="001742FE"/>
    <w:rsid w:val="00181C3C"/>
    <w:rsid w:val="001837B4"/>
    <w:rsid w:val="00193ABB"/>
    <w:rsid w:val="001D1F91"/>
    <w:rsid w:val="001E2959"/>
    <w:rsid w:val="001F0015"/>
    <w:rsid w:val="001F33C2"/>
    <w:rsid w:val="00200B04"/>
    <w:rsid w:val="00202889"/>
    <w:rsid w:val="00210EF6"/>
    <w:rsid w:val="00213D76"/>
    <w:rsid w:val="00214D7E"/>
    <w:rsid w:val="002343FD"/>
    <w:rsid w:val="00244A28"/>
    <w:rsid w:val="00276F36"/>
    <w:rsid w:val="00287B70"/>
    <w:rsid w:val="00287BB9"/>
    <w:rsid w:val="00291480"/>
    <w:rsid w:val="002A7B37"/>
    <w:rsid w:val="002D5F42"/>
    <w:rsid w:val="002E35D7"/>
    <w:rsid w:val="002E3621"/>
    <w:rsid w:val="002F05A1"/>
    <w:rsid w:val="002F3656"/>
    <w:rsid w:val="002F3BAC"/>
    <w:rsid w:val="002F4659"/>
    <w:rsid w:val="00300036"/>
    <w:rsid w:val="0030766A"/>
    <w:rsid w:val="00313E2A"/>
    <w:rsid w:val="003209BD"/>
    <w:rsid w:val="00327F72"/>
    <w:rsid w:val="003305A6"/>
    <w:rsid w:val="003417EE"/>
    <w:rsid w:val="003604DC"/>
    <w:rsid w:val="0039298B"/>
    <w:rsid w:val="003A2603"/>
    <w:rsid w:val="003A2700"/>
    <w:rsid w:val="003B004D"/>
    <w:rsid w:val="003B014D"/>
    <w:rsid w:val="003B7BB9"/>
    <w:rsid w:val="003D5121"/>
    <w:rsid w:val="003E159E"/>
    <w:rsid w:val="003E5E82"/>
    <w:rsid w:val="003E7232"/>
    <w:rsid w:val="0041759E"/>
    <w:rsid w:val="004200E2"/>
    <w:rsid w:val="0042085D"/>
    <w:rsid w:val="0042710A"/>
    <w:rsid w:val="00427E55"/>
    <w:rsid w:val="00450F12"/>
    <w:rsid w:val="00455B8C"/>
    <w:rsid w:val="0046656D"/>
    <w:rsid w:val="0047588E"/>
    <w:rsid w:val="004847D4"/>
    <w:rsid w:val="004A18ED"/>
    <w:rsid w:val="004B2393"/>
    <w:rsid w:val="004B480D"/>
    <w:rsid w:val="004B53F6"/>
    <w:rsid w:val="004C42F0"/>
    <w:rsid w:val="004C56D9"/>
    <w:rsid w:val="004C5E01"/>
    <w:rsid w:val="004D5AEF"/>
    <w:rsid w:val="004D5B63"/>
    <w:rsid w:val="004E6D37"/>
    <w:rsid w:val="004F48FF"/>
    <w:rsid w:val="004F7847"/>
    <w:rsid w:val="00500176"/>
    <w:rsid w:val="005249C8"/>
    <w:rsid w:val="00542F84"/>
    <w:rsid w:val="005463C7"/>
    <w:rsid w:val="0055078F"/>
    <w:rsid w:val="00560DE8"/>
    <w:rsid w:val="00563EC2"/>
    <w:rsid w:val="00574078"/>
    <w:rsid w:val="005A5A37"/>
    <w:rsid w:val="005C3420"/>
    <w:rsid w:val="005C36C6"/>
    <w:rsid w:val="005D4773"/>
    <w:rsid w:val="005E3AD1"/>
    <w:rsid w:val="005E609B"/>
    <w:rsid w:val="005F6D8F"/>
    <w:rsid w:val="005F6DD8"/>
    <w:rsid w:val="006021D1"/>
    <w:rsid w:val="006203CC"/>
    <w:rsid w:val="0062343F"/>
    <w:rsid w:val="00626884"/>
    <w:rsid w:val="00661DE1"/>
    <w:rsid w:val="0066672F"/>
    <w:rsid w:val="00671530"/>
    <w:rsid w:val="00672CAF"/>
    <w:rsid w:val="00677547"/>
    <w:rsid w:val="00683EF5"/>
    <w:rsid w:val="006908D9"/>
    <w:rsid w:val="00697557"/>
    <w:rsid w:val="006A752E"/>
    <w:rsid w:val="006B034B"/>
    <w:rsid w:val="006B0BED"/>
    <w:rsid w:val="006B2D75"/>
    <w:rsid w:val="006B3122"/>
    <w:rsid w:val="006C1BF2"/>
    <w:rsid w:val="006D29B5"/>
    <w:rsid w:val="006D51F3"/>
    <w:rsid w:val="006D73DE"/>
    <w:rsid w:val="006F2889"/>
    <w:rsid w:val="006F5447"/>
    <w:rsid w:val="0070146A"/>
    <w:rsid w:val="007123A6"/>
    <w:rsid w:val="007204CA"/>
    <w:rsid w:val="007345A9"/>
    <w:rsid w:val="00742CB8"/>
    <w:rsid w:val="00751E77"/>
    <w:rsid w:val="00762CCF"/>
    <w:rsid w:val="00763238"/>
    <w:rsid w:val="00773A43"/>
    <w:rsid w:val="00777BFE"/>
    <w:rsid w:val="00795B99"/>
    <w:rsid w:val="007A44DF"/>
    <w:rsid w:val="007D6B04"/>
    <w:rsid w:val="007E1704"/>
    <w:rsid w:val="007F5C1C"/>
    <w:rsid w:val="00800355"/>
    <w:rsid w:val="0080052B"/>
    <w:rsid w:val="008016C5"/>
    <w:rsid w:val="00803501"/>
    <w:rsid w:val="00813E76"/>
    <w:rsid w:val="00817B24"/>
    <w:rsid w:val="00835F1F"/>
    <w:rsid w:val="00836280"/>
    <w:rsid w:val="0084205F"/>
    <w:rsid w:val="00851507"/>
    <w:rsid w:val="008641C1"/>
    <w:rsid w:val="008704BF"/>
    <w:rsid w:val="0087210D"/>
    <w:rsid w:val="008A0AFD"/>
    <w:rsid w:val="008B261E"/>
    <w:rsid w:val="008B7748"/>
    <w:rsid w:val="008C5750"/>
    <w:rsid w:val="008D29F8"/>
    <w:rsid w:val="008E04D0"/>
    <w:rsid w:val="008E69E1"/>
    <w:rsid w:val="008F77A3"/>
    <w:rsid w:val="009071F1"/>
    <w:rsid w:val="00907BE9"/>
    <w:rsid w:val="00914C0E"/>
    <w:rsid w:val="00915551"/>
    <w:rsid w:val="00924E13"/>
    <w:rsid w:val="0092774D"/>
    <w:rsid w:val="00932802"/>
    <w:rsid w:val="00940E56"/>
    <w:rsid w:val="009425A4"/>
    <w:rsid w:val="009473F8"/>
    <w:rsid w:val="00974CCF"/>
    <w:rsid w:val="00976957"/>
    <w:rsid w:val="009806AC"/>
    <w:rsid w:val="00980761"/>
    <w:rsid w:val="00980D1B"/>
    <w:rsid w:val="00992772"/>
    <w:rsid w:val="0099375B"/>
    <w:rsid w:val="009A7503"/>
    <w:rsid w:val="009B094D"/>
    <w:rsid w:val="009B6A69"/>
    <w:rsid w:val="009D6C55"/>
    <w:rsid w:val="009E536A"/>
    <w:rsid w:val="009F2A92"/>
    <w:rsid w:val="009F4923"/>
    <w:rsid w:val="00A161F4"/>
    <w:rsid w:val="00A22F9E"/>
    <w:rsid w:val="00A30242"/>
    <w:rsid w:val="00A3749A"/>
    <w:rsid w:val="00A66E44"/>
    <w:rsid w:val="00A77A3F"/>
    <w:rsid w:val="00A8150E"/>
    <w:rsid w:val="00A84BE2"/>
    <w:rsid w:val="00A93A59"/>
    <w:rsid w:val="00A944C4"/>
    <w:rsid w:val="00A968C8"/>
    <w:rsid w:val="00AB0760"/>
    <w:rsid w:val="00AC39F9"/>
    <w:rsid w:val="00AD52D5"/>
    <w:rsid w:val="00AF33D3"/>
    <w:rsid w:val="00B06D3C"/>
    <w:rsid w:val="00B07EEB"/>
    <w:rsid w:val="00B30951"/>
    <w:rsid w:val="00B31EC4"/>
    <w:rsid w:val="00B357FD"/>
    <w:rsid w:val="00B42471"/>
    <w:rsid w:val="00B45CCB"/>
    <w:rsid w:val="00B774B7"/>
    <w:rsid w:val="00B8741D"/>
    <w:rsid w:val="00BA0DB3"/>
    <w:rsid w:val="00BB2328"/>
    <w:rsid w:val="00BB7CA8"/>
    <w:rsid w:val="00BD5C90"/>
    <w:rsid w:val="00BE4616"/>
    <w:rsid w:val="00C10957"/>
    <w:rsid w:val="00C17BE7"/>
    <w:rsid w:val="00C24249"/>
    <w:rsid w:val="00C36C32"/>
    <w:rsid w:val="00C404BB"/>
    <w:rsid w:val="00C52E9B"/>
    <w:rsid w:val="00C52F0A"/>
    <w:rsid w:val="00C53FFF"/>
    <w:rsid w:val="00C65C21"/>
    <w:rsid w:val="00C85E19"/>
    <w:rsid w:val="00C8619D"/>
    <w:rsid w:val="00C9179A"/>
    <w:rsid w:val="00C9343C"/>
    <w:rsid w:val="00CC0AE0"/>
    <w:rsid w:val="00CD4DF9"/>
    <w:rsid w:val="00CD552A"/>
    <w:rsid w:val="00CE0C1D"/>
    <w:rsid w:val="00CF6AA9"/>
    <w:rsid w:val="00D14EF9"/>
    <w:rsid w:val="00D154B4"/>
    <w:rsid w:val="00D166F2"/>
    <w:rsid w:val="00D17851"/>
    <w:rsid w:val="00D20147"/>
    <w:rsid w:val="00D20B39"/>
    <w:rsid w:val="00D36872"/>
    <w:rsid w:val="00D44F53"/>
    <w:rsid w:val="00D56E97"/>
    <w:rsid w:val="00D63653"/>
    <w:rsid w:val="00D94B74"/>
    <w:rsid w:val="00D96BC6"/>
    <w:rsid w:val="00DA166C"/>
    <w:rsid w:val="00DB2E08"/>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6C53"/>
    <w:rsid w:val="00E27150"/>
    <w:rsid w:val="00E35E62"/>
    <w:rsid w:val="00E37967"/>
    <w:rsid w:val="00E40195"/>
    <w:rsid w:val="00E46612"/>
    <w:rsid w:val="00E541AA"/>
    <w:rsid w:val="00E56159"/>
    <w:rsid w:val="00E6561B"/>
    <w:rsid w:val="00E80A64"/>
    <w:rsid w:val="00E971D1"/>
    <w:rsid w:val="00EB0478"/>
    <w:rsid w:val="00EB3388"/>
    <w:rsid w:val="00EC284C"/>
    <w:rsid w:val="00EC7E8A"/>
    <w:rsid w:val="00ED2369"/>
    <w:rsid w:val="00ED3865"/>
    <w:rsid w:val="00ED419C"/>
    <w:rsid w:val="00ED4290"/>
    <w:rsid w:val="00EE2D0E"/>
    <w:rsid w:val="00EF621C"/>
    <w:rsid w:val="00EF7559"/>
    <w:rsid w:val="00F04C25"/>
    <w:rsid w:val="00F12867"/>
    <w:rsid w:val="00F322F9"/>
    <w:rsid w:val="00F3280B"/>
    <w:rsid w:val="00F453B6"/>
    <w:rsid w:val="00F50A45"/>
    <w:rsid w:val="00F513AF"/>
    <w:rsid w:val="00F52617"/>
    <w:rsid w:val="00F71AA4"/>
    <w:rsid w:val="00F73339"/>
    <w:rsid w:val="00F74209"/>
    <w:rsid w:val="00F828AC"/>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E74ACDBB-9B7C-4ED3-A349-D6F89FC9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303E5-8622-F049-8552-B84EBE2C8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20</Pages>
  <Words>6012</Words>
  <Characters>34273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Darquenne, Chantal</cp:lastModifiedBy>
  <cp:revision>19</cp:revision>
  <dcterms:created xsi:type="dcterms:W3CDTF">2020-05-03T22:01:00Z</dcterms:created>
  <dcterms:modified xsi:type="dcterms:W3CDTF">2020-05-10T21:36:00Z</dcterms:modified>
</cp:coreProperties>
</file>