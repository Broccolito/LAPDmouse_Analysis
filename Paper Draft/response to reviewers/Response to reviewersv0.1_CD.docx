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C0FE1" w14:textId="77777777" w:rsidR="00E95847" w:rsidRPr="005F3A13" w:rsidRDefault="00E95847" w:rsidP="00E95847">
      <w:pPr>
        <w:rPr>
          <w:color w:val="000000"/>
        </w:rPr>
      </w:pPr>
      <w:r w:rsidRPr="005F3A13">
        <w:rPr>
          <w:color w:val="000000"/>
        </w:rPr>
        <w:t>Manuscript Number: JAEROSCI-D-20-00128   </w:t>
      </w:r>
    </w:p>
    <w:p w14:paraId="1CE9DC6B" w14:textId="77777777" w:rsidR="00E95847" w:rsidRPr="005F3A13" w:rsidRDefault="00E95847" w:rsidP="00E95847">
      <w:pPr>
        <w:rPr>
          <w:color w:val="000000"/>
        </w:rPr>
      </w:pPr>
    </w:p>
    <w:p w14:paraId="52B9B8C1" w14:textId="77777777" w:rsidR="00E95847" w:rsidRPr="005F3A13" w:rsidRDefault="00E95847" w:rsidP="00E95847">
      <w:pPr>
        <w:rPr>
          <w:color w:val="000000"/>
        </w:rPr>
      </w:pPr>
      <w:r w:rsidRPr="005F3A13">
        <w:rPr>
          <w:color w:val="000000"/>
        </w:rPr>
        <w:t>Heterogeneity in lobar and near-acini deposition of inhaled aerosol in the mouse lung   </w:t>
      </w:r>
    </w:p>
    <w:p w14:paraId="39F1B3AF" w14:textId="77777777" w:rsidR="00E95847" w:rsidRPr="005F3A13" w:rsidRDefault="00E95847" w:rsidP="00E95847">
      <w:pPr>
        <w:rPr>
          <w:color w:val="000000"/>
        </w:rPr>
      </w:pPr>
    </w:p>
    <w:p w14:paraId="088705D0" w14:textId="77777777" w:rsidR="00E95847" w:rsidRPr="005F3A13" w:rsidRDefault="00E95847" w:rsidP="00E95847">
      <w:pPr>
        <w:rPr>
          <w:color w:val="000000"/>
        </w:rPr>
      </w:pPr>
      <w:r w:rsidRPr="005F3A13">
        <w:rPr>
          <w:color w:val="000000"/>
        </w:rPr>
        <w:t xml:space="preserve">Dear </w:t>
      </w:r>
      <w:proofErr w:type="gramStart"/>
      <w:r w:rsidRPr="005F3A13">
        <w:rPr>
          <w:color w:val="000000"/>
        </w:rPr>
        <w:t>Dr.</w:t>
      </w:r>
      <w:proofErr w:type="gramEnd"/>
      <w:r w:rsidRPr="005F3A13">
        <w:rPr>
          <w:color w:val="000000"/>
        </w:rPr>
        <w:t xml:space="preserve"> </w:t>
      </w:r>
      <w:proofErr w:type="spellStart"/>
      <w:r w:rsidRPr="005F3A13">
        <w:rPr>
          <w:color w:val="000000"/>
        </w:rPr>
        <w:t>Darquenne</w:t>
      </w:r>
      <w:proofErr w:type="spellEnd"/>
      <w:r w:rsidRPr="005F3A13">
        <w:rPr>
          <w:color w:val="000000"/>
        </w:rPr>
        <w:t>,     </w:t>
      </w:r>
    </w:p>
    <w:p w14:paraId="3EF6A9BF" w14:textId="77777777" w:rsidR="00E95847" w:rsidRPr="005F3A13" w:rsidRDefault="00E95847" w:rsidP="00E95847">
      <w:pPr>
        <w:rPr>
          <w:color w:val="000000"/>
        </w:rPr>
      </w:pPr>
    </w:p>
    <w:p w14:paraId="17DACC2C" w14:textId="77777777" w:rsidR="00E95847" w:rsidRPr="005F3A13" w:rsidRDefault="00E95847" w:rsidP="00E95847">
      <w:pPr>
        <w:rPr>
          <w:color w:val="000000"/>
        </w:rPr>
      </w:pPr>
      <w:r w:rsidRPr="005F3A13">
        <w:rPr>
          <w:color w:val="000000"/>
        </w:rPr>
        <w:t>Thank you for submitting your manuscript to Journal of Aerosol Science.   </w:t>
      </w:r>
    </w:p>
    <w:p w14:paraId="3FD767E9" w14:textId="77777777" w:rsidR="00E95847" w:rsidRPr="005F3A13" w:rsidRDefault="00E95847" w:rsidP="00E95847">
      <w:pPr>
        <w:rPr>
          <w:color w:val="000000"/>
        </w:rPr>
      </w:pPr>
    </w:p>
    <w:p w14:paraId="45BA2AC3" w14:textId="77777777" w:rsidR="00E95847" w:rsidRPr="005F3A13" w:rsidRDefault="00E95847" w:rsidP="00E95847">
      <w:pPr>
        <w:rPr>
          <w:color w:val="000000"/>
        </w:rPr>
      </w:pPr>
      <w:r w:rsidRPr="005F3A13">
        <w:rPr>
          <w:color w:val="000000"/>
        </w:rPr>
        <w:t xml:space="preserve">I have completed my evaluation of your manuscript. The reviewers recommend reconsideration of your manuscript following </w:t>
      </w:r>
      <w:r w:rsidRPr="005F3A13">
        <w:rPr>
          <w:color w:val="000000"/>
          <w:highlight w:val="yellow"/>
        </w:rPr>
        <w:t>minor revision and modification</w:t>
      </w:r>
      <w:r w:rsidRPr="005F3A13">
        <w:rPr>
          <w:color w:val="000000"/>
        </w:rPr>
        <w:t>. I invite you to resubmit your manuscript after addressing the comments below. Please resubmit your revised manuscript by August 7, 2020.  </w:t>
      </w:r>
    </w:p>
    <w:p w14:paraId="120761DF" w14:textId="77777777" w:rsidR="00E95847" w:rsidRPr="005F3A13" w:rsidRDefault="00E95847" w:rsidP="00E95847">
      <w:pPr>
        <w:rPr>
          <w:color w:val="000000"/>
        </w:rPr>
      </w:pPr>
    </w:p>
    <w:p w14:paraId="4042521F" w14:textId="77777777" w:rsidR="00E95847" w:rsidRPr="005F3A13" w:rsidRDefault="00E95847" w:rsidP="00E95847">
      <w:pPr>
        <w:rPr>
          <w:color w:val="000000"/>
        </w:rPr>
      </w:pPr>
      <w:r w:rsidRPr="005F3A13">
        <w:rPr>
          <w:color w:val="000000"/>
        </w:rPr>
        <w:t>When revising your manuscript, please consider the reviewers' comments carefully: please outline every change made in response to their comments and provide a reason for any comments not addressed. Please note that your revised submission may need to be re-reviewed.     </w:t>
      </w:r>
    </w:p>
    <w:p w14:paraId="4B554C3F" w14:textId="77777777" w:rsidR="00E95847" w:rsidRPr="005F3A13" w:rsidRDefault="00E95847" w:rsidP="00E95847">
      <w:pPr>
        <w:rPr>
          <w:color w:val="000000"/>
        </w:rPr>
      </w:pPr>
    </w:p>
    <w:p w14:paraId="225AF6B0" w14:textId="77777777" w:rsidR="00E95847" w:rsidRPr="005F3A13" w:rsidRDefault="00E95847" w:rsidP="00E95847">
      <w:pPr>
        <w:rPr>
          <w:color w:val="000000"/>
        </w:rPr>
      </w:pPr>
      <w:r w:rsidRPr="005F3A13">
        <w:rPr>
          <w:color w:val="000000"/>
        </w:rPr>
        <w:t>To submit your revised manuscript, please log in as an author at </w:t>
      </w:r>
      <w:hyperlink r:id="rId4" w:history="1">
        <w:r w:rsidRPr="005F3A13">
          <w:rPr>
            <w:color w:val="0000FF"/>
            <w:u w:val="single"/>
          </w:rPr>
          <w:t>https://www.editorialmanager.com/jaerosci/</w:t>
        </w:r>
      </w:hyperlink>
      <w:r w:rsidRPr="005F3A13">
        <w:rPr>
          <w:color w:val="000000"/>
        </w:rPr>
        <w:t>, and navigate to the "Submissions Needing Revision" folder under the Author Main Menu.     </w:t>
      </w:r>
    </w:p>
    <w:p w14:paraId="16B683B3" w14:textId="77777777" w:rsidR="00E95847" w:rsidRPr="005F3A13" w:rsidRDefault="00E95847" w:rsidP="00E95847">
      <w:pPr>
        <w:rPr>
          <w:color w:val="000000"/>
        </w:rPr>
      </w:pPr>
    </w:p>
    <w:p w14:paraId="72E7219F" w14:textId="77777777" w:rsidR="00E95847" w:rsidRPr="005F3A13" w:rsidRDefault="00E95847" w:rsidP="00E95847">
      <w:pPr>
        <w:rPr>
          <w:color w:val="000000"/>
        </w:rPr>
      </w:pPr>
      <w:r w:rsidRPr="005F3A13">
        <w:rPr>
          <w:color w:val="000000"/>
        </w:rPr>
        <w:t xml:space="preserve">Journal of Aerosol Science values your contribution and I look forward to receiving your revised </w:t>
      </w:r>
      <w:proofErr w:type="gramStart"/>
      <w:r w:rsidRPr="005F3A13">
        <w:rPr>
          <w:color w:val="000000"/>
        </w:rPr>
        <w:t>manuscript.￼</w:t>
      </w:r>
      <w:proofErr w:type="gramEnd"/>
      <w:r w:rsidRPr="005F3A13">
        <w:rPr>
          <w:color w:val="000000"/>
        </w:rPr>
        <w:t xml:space="preserve">   </w:t>
      </w:r>
    </w:p>
    <w:p w14:paraId="2801C86D" w14:textId="77777777" w:rsidR="00E95847" w:rsidRPr="005F3A13" w:rsidRDefault="00E95847" w:rsidP="00E95847">
      <w:pPr>
        <w:rPr>
          <w:color w:val="000000"/>
        </w:rPr>
      </w:pPr>
    </w:p>
    <w:p w14:paraId="6772B438" w14:textId="77777777" w:rsidR="00E95847" w:rsidRPr="005F3A13" w:rsidRDefault="00E95847" w:rsidP="00E95847">
      <w:pPr>
        <w:rPr>
          <w:color w:val="000000"/>
        </w:rPr>
      </w:pPr>
      <w:r w:rsidRPr="005F3A13">
        <w:rPr>
          <w:color w:val="000000"/>
        </w:rPr>
        <w:t>Kind regards,    </w:t>
      </w:r>
    </w:p>
    <w:p w14:paraId="3678B225" w14:textId="77777777" w:rsidR="00E95847" w:rsidRPr="005F3A13" w:rsidRDefault="00E95847" w:rsidP="00E95847">
      <w:pPr>
        <w:rPr>
          <w:color w:val="000000"/>
        </w:rPr>
      </w:pPr>
    </w:p>
    <w:p w14:paraId="4F56FB33" w14:textId="77777777" w:rsidR="00E95847" w:rsidRPr="005F3A13" w:rsidRDefault="00E95847" w:rsidP="00E95847">
      <w:pPr>
        <w:rPr>
          <w:color w:val="000000"/>
        </w:rPr>
      </w:pPr>
      <w:r w:rsidRPr="005F3A13">
        <w:rPr>
          <w:color w:val="000000"/>
        </w:rPr>
        <w:t>Robert Phalen   </w:t>
      </w:r>
    </w:p>
    <w:p w14:paraId="56EFB17D" w14:textId="77777777" w:rsidR="00E95847" w:rsidRPr="005F3A13" w:rsidRDefault="00E95847" w:rsidP="00E95847">
      <w:pPr>
        <w:rPr>
          <w:color w:val="000000"/>
        </w:rPr>
      </w:pPr>
    </w:p>
    <w:p w14:paraId="4478D9B5" w14:textId="77777777" w:rsidR="00E95847" w:rsidRPr="005F3A13" w:rsidRDefault="00E95847" w:rsidP="00E95847">
      <w:pPr>
        <w:rPr>
          <w:color w:val="000000"/>
        </w:rPr>
      </w:pPr>
      <w:r w:rsidRPr="005F3A13">
        <w:rPr>
          <w:color w:val="000000"/>
        </w:rPr>
        <w:t>Special Issue Managing Guest Editor   </w:t>
      </w:r>
    </w:p>
    <w:p w14:paraId="6B44D1AA" w14:textId="77777777" w:rsidR="00E95847" w:rsidRPr="005F3A13" w:rsidRDefault="00E95847" w:rsidP="00E95847">
      <w:pPr>
        <w:rPr>
          <w:color w:val="000000"/>
        </w:rPr>
      </w:pPr>
    </w:p>
    <w:p w14:paraId="4A2C4997" w14:textId="77777777" w:rsidR="00E95847" w:rsidRPr="005F3A13" w:rsidRDefault="00E95847" w:rsidP="00E95847">
      <w:pPr>
        <w:rPr>
          <w:color w:val="000000"/>
        </w:rPr>
      </w:pPr>
      <w:r w:rsidRPr="005F3A13">
        <w:rPr>
          <w:color w:val="000000"/>
        </w:rPr>
        <w:t>Journal of Aerosol Science    </w:t>
      </w:r>
    </w:p>
    <w:p w14:paraId="200FEFD0" w14:textId="77777777" w:rsidR="00E95847" w:rsidRPr="005F3A13" w:rsidRDefault="00E95847" w:rsidP="00E95847">
      <w:pPr>
        <w:rPr>
          <w:color w:val="000000"/>
        </w:rPr>
      </w:pPr>
    </w:p>
    <w:p w14:paraId="1E6FBCC1" w14:textId="77777777" w:rsidR="00E95847" w:rsidRPr="005F3A13" w:rsidRDefault="00E95847" w:rsidP="00E95847">
      <w:pPr>
        <w:rPr>
          <w:color w:val="000000"/>
        </w:rPr>
      </w:pPr>
      <w:r w:rsidRPr="005F3A13">
        <w:rPr>
          <w:color w:val="000000"/>
        </w:rPr>
        <w:t>Editor and Reviewer comments:     </w:t>
      </w:r>
    </w:p>
    <w:p w14:paraId="3FA908D0" w14:textId="77777777" w:rsidR="00E95847" w:rsidRPr="005F3A13" w:rsidRDefault="00E95847" w:rsidP="00E95847">
      <w:pPr>
        <w:rPr>
          <w:color w:val="000000"/>
        </w:rPr>
      </w:pPr>
    </w:p>
    <w:p w14:paraId="52C3DF17" w14:textId="77777777" w:rsidR="00E95847" w:rsidRPr="005F3A13" w:rsidRDefault="00E95847" w:rsidP="00E95847">
      <w:pPr>
        <w:rPr>
          <w:color w:val="000000"/>
        </w:rPr>
      </w:pPr>
      <w:r w:rsidRPr="005F3A13">
        <w:rPr>
          <w:color w:val="000000"/>
        </w:rPr>
        <w:t xml:space="preserve">Reviewer #1: This is a unique study in that using available measurements on particle deposition in the lungs of </w:t>
      </w:r>
      <w:proofErr w:type="spellStart"/>
      <w:r w:rsidRPr="005F3A13">
        <w:rPr>
          <w:color w:val="000000"/>
        </w:rPr>
        <w:t>Balb</w:t>
      </w:r>
      <w:proofErr w:type="spellEnd"/>
      <w:r w:rsidRPr="005F3A13">
        <w:rPr>
          <w:color w:val="000000"/>
        </w:rPr>
        <w:t xml:space="preserve">/c mice, authors examined the hot spots (regions with high deposition). Findings of the study can aid in improved health risk assessment based on localized and not total dose of deposited particles in the lung. It can also inform drug delivery to targeted sites in the lung. The study is well </w:t>
      </w:r>
      <w:proofErr w:type="gramStart"/>
      <w:r w:rsidRPr="005F3A13">
        <w:rPr>
          <w:color w:val="000000"/>
        </w:rPr>
        <w:t>done</w:t>
      </w:r>
      <w:proofErr w:type="gramEnd"/>
      <w:r w:rsidRPr="005F3A13">
        <w:rPr>
          <w:color w:val="000000"/>
        </w:rPr>
        <w:t xml:space="preserve"> and this reviewer offers a few comments/suggestions to be addressed to improve the quality of the work.</w:t>
      </w:r>
    </w:p>
    <w:p w14:paraId="3F5252CB" w14:textId="77777777" w:rsidR="00E95847" w:rsidRPr="005F3A13" w:rsidRDefault="00E95847" w:rsidP="00E95847">
      <w:pPr>
        <w:rPr>
          <w:color w:val="000000"/>
        </w:rPr>
      </w:pPr>
    </w:p>
    <w:p w14:paraId="543EFCA1" w14:textId="77777777" w:rsidR="00E95847" w:rsidRPr="005F3A13" w:rsidRDefault="00E95847" w:rsidP="00E95847">
      <w:pPr>
        <w:rPr>
          <w:color w:val="000000"/>
        </w:rPr>
      </w:pPr>
      <w:r w:rsidRPr="005F3A13">
        <w:rPr>
          <w:color w:val="000000"/>
        </w:rPr>
        <w:t>It would be informative and help reader follow the manuscript if the manuscript includes a diagram of the mouse lung with each lobe indicated in the figure.</w:t>
      </w:r>
    </w:p>
    <w:p w14:paraId="0F6E7FE3" w14:textId="77777777" w:rsidR="00E95847" w:rsidRPr="005F3A13" w:rsidRDefault="00E95847" w:rsidP="00E95847">
      <w:pPr>
        <w:rPr>
          <w:color w:val="000000"/>
        </w:rPr>
      </w:pPr>
    </w:p>
    <w:p w14:paraId="1D2CE150" w14:textId="4EBAD00E" w:rsidR="00E95847" w:rsidRPr="005F3A13" w:rsidRDefault="00E95847" w:rsidP="00E95847">
      <w:pPr>
        <w:rPr>
          <w:color w:val="FF0000"/>
        </w:rPr>
      </w:pPr>
      <w:r w:rsidRPr="005F3A13">
        <w:rPr>
          <w:color w:val="FF0000"/>
        </w:rPr>
        <w:lastRenderedPageBreak/>
        <w:t xml:space="preserve">A figure </w:t>
      </w:r>
      <w:ins w:id="0" w:author="Chantal Darquenne" w:date="2020-07-15T08:51:00Z">
        <w:r w:rsidR="005F3A13" w:rsidRPr="005F3A13">
          <w:rPr>
            <w:color w:val="FF0000"/>
          </w:rPr>
          <w:t xml:space="preserve">identifying the different lobes of the mouse lung </w:t>
        </w:r>
      </w:ins>
      <w:r w:rsidRPr="005F3A13">
        <w:rPr>
          <w:color w:val="FF0000"/>
        </w:rPr>
        <w:t>has been added to the manuscript in section 2.2.1.</w:t>
      </w:r>
      <w:r w:rsidR="00B0387B" w:rsidRPr="005F3A13">
        <w:rPr>
          <w:color w:val="FF0000"/>
        </w:rPr>
        <w:t xml:space="preserve"> </w:t>
      </w:r>
    </w:p>
    <w:p w14:paraId="07A38127" w14:textId="318069B1" w:rsidR="005B0BC0" w:rsidRPr="005B0BC0" w:rsidRDefault="00FD06C5" w:rsidP="005B0BC0">
      <w:pPr>
        <w:pStyle w:val="ListParagraph"/>
        <w:kinsoku w:val="0"/>
        <w:overflowPunct w:val="0"/>
        <w:ind w:left="110"/>
        <w:rPr>
          <w:ins w:id="1" w:author="Chantal Darquenne" w:date="2020-07-15T13:41:00Z"/>
          <w:rFonts w:ascii="Times New Roman" w:hAnsi="Times New Roman" w:cs="Times New Roman"/>
          <w:sz w:val="20"/>
          <w:szCs w:val="20"/>
        </w:rPr>
      </w:pPr>
      <w:r w:rsidRPr="005F3A13">
        <w:rPr>
          <w:rFonts w:ascii="Times New Roman" w:eastAsia="Times New Roman" w:hAnsi="Times New Roman" w:cs="Times New Roman"/>
          <w:noProof/>
          <w:color w:val="FF0000"/>
        </w:rPr>
        <w:drawing>
          <wp:inline distT="0" distB="0" distL="0" distR="0" wp14:anchorId="78817711" wp14:editId="19C1AEA8">
            <wp:extent cx="32004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8.36.50 AM.png"/>
                    <pic:cNvPicPr/>
                  </pic:nvPicPr>
                  <pic:blipFill>
                    <a:blip r:embed="rId5">
                      <a:extLst>
                        <a:ext uri="{28A0092B-C50C-407E-A947-70E740481C1C}">
                          <a14:useLocalDpi xmlns:a14="http://schemas.microsoft.com/office/drawing/2010/main" val="0"/>
                        </a:ext>
                      </a:extLst>
                    </a:blip>
                    <a:stretch>
                      <a:fillRect/>
                    </a:stretch>
                  </pic:blipFill>
                  <pic:spPr>
                    <a:xfrm>
                      <a:off x="0" y="0"/>
                      <a:ext cx="3200400" cy="2628900"/>
                    </a:xfrm>
                    <a:prstGeom prst="rect">
                      <a:avLst/>
                    </a:prstGeom>
                  </pic:spPr>
                </pic:pic>
              </a:graphicData>
            </a:graphic>
          </wp:inline>
        </w:drawing>
      </w:r>
      <w:commentRangeStart w:id="2"/>
      <w:ins w:id="3" w:author="Chantal Darquenne" w:date="2020-07-15T13:41:00Z">
        <w:r w:rsidR="005B0BC0" w:rsidRPr="005B0BC0">
          <w:rPr>
            <w:rFonts w:ascii="Times New Roman" w:hAnsi="Times New Roman" w:cs="Times New Roman"/>
            <w:noProof/>
            <w:sz w:val="20"/>
            <w:szCs w:val="20"/>
          </w:rPr>
          <w:drawing>
            <wp:inline distT="0" distB="0" distL="0" distR="0" wp14:anchorId="6BA3D807" wp14:editId="4BC0761F">
              <wp:extent cx="3103245" cy="2101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3245" cy="2101215"/>
                      </a:xfrm>
                      <a:prstGeom prst="rect">
                        <a:avLst/>
                      </a:prstGeom>
                      <a:noFill/>
                      <a:ln>
                        <a:noFill/>
                      </a:ln>
                    </pic:spPr>
                  </pic:pic>
                </a:graphicData>
              </a:graphic>
            </wp:inline>
          </w:drawing>
        </w:r>
        <w:commentRangeEnd w:id="2"/>
        <w:r w:rsidR="00984D6C">
          <w:rPr>
            <w:rStyle w:val="CommentReference"/>
          </w:rPr>
          <w:commentReference w:id="2"/>
        </w:r>
      </w:ins>
    </w:p>
    <w:p w14:paraId="5DCC763A" w14:textId="1671917F" w:rsidR="00EA2787" w:rsidRPr="005F3A13" w:rsidRDefault="00EA2787" w:rsidP="00E95847">
      <w:pPr>
        <w:rPr>
          <w:color w:val="FF0000"/>
        </w:rPr>
      </w:pPr>
    </w:p>
    <w:p w14:paraId="07E089CE" w14:textId="77777777" w:rsidR="00E95847" w:rsidRPr="005F3A13" w:rsidRDefault="00E95847" w:rsidP="00E95847">
      <w:pPr>
        <w:rPr>
          <w:color w:val="000000"/>
        </w:rPr>
      </w:pPr>
    </w:p>
    <w:p w14:paraId="4C136B8B" w14:textId="77777777" w:rsidR="00E95847" w:rsidRPr="005F3A13" w:rsidRDefault="00E95847" w:rsidP="00E95847">
      <w:pPr>
        <w:rPr>
          <w:color w:val="000000"/>
        </w:rPr>
      </w:pPr>
      <w:proofErr w:type="spellStart"/>
      <w:r w:rsidRPr="005F3A13">
        <w:rPr>
          <w:color w:val="000000"/>
        </w:rPr>
        <w:t>DVlobe</w:t>
      </w:r>
      <w:proofErr w:type="spellEnd"/>
      <w:r w:rsidRPr="005F3A13">
        <w:rPr>
          <w:color w:val="000000"/>
        </w:rPr>
        <w:t xml:space="preserve"> depends on animal breathing rates and lung and lobar volumes. Were the data reported or calculated? Please report the information used in your calculations.</w:t>
      </w:r>
    </w:p>
    <w:p w14:paraId="201186D2" w14:textId="77777777" w:rsidR="00E95847" w:rsidRPr="005F3A13" w:rsidRDefault="00E95847" w:rsidP="00E95847">
      <w:pPr>
        <w:rPr>
          <w:color w:val="000000"/>
        </w:rPr>
      </w:pPr>
    </w:p>
    <w:p w14:paraId="4D7AC10A" w14:textId="1C686A3D" w:rsidR="00605F12" w:rsidRPr="005F3A13" w:rsidRDefault="00605F12" w:rsidP="00E95847">
      <w:pPr>
        <w:rPr>
          <w:color w:val="FF0000"/>
        </w:rPr>
      </w:pPr>
      <w:proofErr w:type="spellStart"/>
      <w:r w:rsidRPr="005F3A13">
        <w:rPr>
          <w:color w:val="FF0000"/>
        </w:rPr>
        <w:t>DVlobe</w:t>
      </w:r>
      <w:proofErr w:type="spellEnd"/>
      <w:r w:rsidRPr="005F3A13">
        <w:rPr>
          <w:color w:val="FF0000"/>
        </w:rPr>
        <w:t xml:space="preserve"> </w:t>
      </w:r>
      <w:del w:id="4" w:author="Chantal Darquenne" w:date="2020-07-09T14:32:00Z">
        <w:r w:rsidRPr="005F3A13" w:rsidDel="00393FE1">
          <w:rPr>
            <w:color w:val="FF0000"/>
          </w:rPr>
          <w:delText xml:space="preserve">is </w:delText>
        </w:r>
      </w:del>
      <w:ins w:id="5" w:author="Chantal Darquenne" w:date="2020-07-09T14:32:00Z">
        <w:r w:rsidR="00393FE1" w:rsidRPr="005F3A13">
          <w:rPr>
            <w:color w:val="FF0000"/>
          </w:rPr>
          <w:t xml:space="preserve">was calculated as </w:t>
        </w:r>
      </w:ins>
      <w:r w:rsidRPr="005F3A13">
        <w:rPr>
          <w:color w:val="FF0000"/>
        </w:rPr>
        <w:t>the ratio between lobar volume</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w:t>
      </w:r>
      <w:r w:rsidRPr="005F3A13">
        <w:rPr>
          <w:color w:val="FF0000"/>
        </w:rPr>
        <w:t xml:space="preserve"> normalized by total lung volume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w:r w:rsidRPr="005F3A13">
        <w:rPr>
          <w:color w:val="FF0000"/>
        </w:rPr>
        <w:t xml:space="preserve">and lobar deposition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w:t>
      </w:r>
      <w:r w:rsidRPr="005F3A13">
        <w:rPr>
          <w:color w:val="FF0000"/>
        </w:rPr>
        <w:t>normalized by total deposition</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All four variables,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and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w:t>
      </w:r>
      <w:del w:id="6" w:author="Chantal Darquenne" w:date="2020-07-09T14:32:00Z">
        <w:r w:rsidR="004348B9" w:rsidRPr="005F3A13" w:rsidDel="00393FE1">
          <w:rPr>
            <w:color w:val="FF0000"/>
          </w:rPr>
          <w:delText>a</w:delText>
        </w:r>
      </w:del>
      <w:ins w:id="7" w:author="Chantal Darquenne" w:date="2020-07-09T14:32:00Z">
        <w:r w:rsidR="00393FE1" w:rsidRPr="005F3A13">
          <w:rPr>
            <w:color w:val="FF0000"/>
          </w:rPr>
          <w:t>we</w:t>
        </w:r>
      </w:ins>
      <w:r w:rsidR="004348B9" w:rsidRPr="005F3A13">
        <w:rPr>
          <w:color w:val="FF0000"/>
        </w:rPr>
        <w:t xml:space="preserve">re </w:t>
      </w:r>
      <w:del w:id="8" w:author="Chantal Darquenne" w:date="2020-07-09T14:32:00Z">
        <w:r w:rsidR="004348B9" w:rsidRPr="005F3A13" w:rsidDel="00393FE1">
          <w:rPr>
            <w:color w:val="FF0000"/>
          </w:rPr>
          <w:delText xml:space="preserve">preliminarily measured and </w:delText>
        </w:r>
      </w:del>
      <w:r w:rsidR="004348B9" w:rsidRPr="005F3A13">
        <w:rPr>
          <w:color w:val="FF0000"/>
        </w:rPr>
        <w:t xml:space="preserve">provided </w:t>
      </w:r>
      <w:del w:id="9" w:author="Chantal Darquenne" w:date="2020-07-09T14:32:00Z">
        <w:r w:rsidR="004348B9" w:rsidRPr="005F3A13" w:rsidDel="00393FE1">
          <w:rPr>
            <w:color w:val="FF0000"/>
          </w:rPr>
          <w:delText>by</w:delText>
        </w:r>
      </w:del>
      <w:ins w:id="10" w:author="Chantal Darquenne" w:date="2020-07-09T14:32:00Z">
        <w:r w:rsidR="00393FE1" w:rsidRPr="005F3A13">
          <w:rPr>
            <w:color w:val="FF0000"/>
          </w:rPr>
          <w:t>in the</w:t>
        </w:r>
      </w:ins>
      <w:r w:rsidR="004348B9" w:rsidRPr="005F3A13">
        <w:rPr>
          <w:color w:val="FF0000"/>
        </w:rPr>
        <w:t xml:space="preserve"> </w:t>
      </w:r>
      <w:del w:id="11" w:author="Chantal Darquenne" w:date="2020-07-09T14:34:00Z">
        <w:r w:rsidR="004348B9" w:rsidRPr="005F3A13" w:rsidDel="00307BE4">
          <w:rPr>
            <w:color w:val="FF0000"/>
          </w:rPr>
          <w:delText xml:space="preserve">LAPDmouse </w:delText>
        </w:r>
      </w:del>
      <w:proofErr w:type="spellStart"/>
      <w:ins w:id="12" w:author="Chantal Darquenne" w:date="2020-07-09T14:34:00Z">
        <w:r w:rsidR="00307BE4" w:rsidRPr="005F3A13">
          <w:rPr>
            <w:color w:val="FF0000"/>
          </w:rPr>
          <w:t>lapdMouse</w:t>
        </w:r>
        <w:proofErr w:type="spellEnd"/>
        <w:r w:rsidR="00307BE4" w:rsidRPr="005F3A13">
          <w:rPr>
            <w:color w:val="FF0000"/>
          </w:rPr>
          <w:t xml:space="preserve"> </w:t>
        </w:r>
      </w:ins>
      <w:del w:id="13" w:author="Chantal Darquenne" w:date="2020-07-09T14:34:00Z">
        <w:r w:rsidR="004348B9" w:rsidRPr="005F3A13" w:rsidDel="00307BE4">
          <w:rPr>
            <w:color w:val="FF0000"/>
          </w:rPr>
          <w:delText>dataset</w:delText>
        </w:r>
      </w:del>
      <w:ins w:id="14" w:author="Chantal Darquenne" w:date="2020-07-09T14:34:00Z">
        <w:r w:rsidR="00307BE4" w:rsidRPr="005F3A13">
          <w:rPr>
            <w:color w:val="FF0000"/>
          </w:rPr>
          <w:t>archive</w:t>
        </w:r>
      </w:ins>
      <w:r w:rsidR="004348B9" w:rsidRPr="005F3A13">
        <w:rPr>
          <w:color w:val="FF0000"/>
        </w:rPr>
        <w:t>.</w:t>
      </w:r>
    </w:p>
    <w:p w14:paraId="5B6DD92A" w14:textId="452502EF" w:rsidR="00E95847" w:rsidRPr="005F3A13" w:rsidRDefault="00FD06C5" w:rsidP="00E95847">
      <w:pPr>
        <w:rPr>
          <w:color w:val="FF0000"/>
        </w:rPr>
      </w:pPr>
      <w:commentRangeStart w:id="15"/>
      <w:r w:rsidRPr="005F3A13">
        <w:rPr>
          <w:color w:val="FF0000"/>
        </w:rPr>
        <w:t xml:space="preserve">A new table </w:t>
      </w:r>
      <w:commentRangeEnd w:id="15"/>
      <w:r w:rsidR="00307BE4" w:rsidRPr="005F3A13">
        <w:rPr>
          <w:rStyle w:val="CommentReference"/>
          <w:sz w:val="24"/>
          <w:szCs w:val="24"/>
        </w:rPr>
        <w:commentReference w:id="15"/>
      </w:r>
      <w:r w:rsidRPr="005F3A13">
        <w:rPr>
          <w:color w:val="FF0000"/>
        </w:rPr>
        <w:t xml:space="preserve">summarizing animal </w:t>
      </w:r>
      <w:ins w:id="16" w:author="Chantal Darquenne" w:date="2020-07-09T14:36:00Z">
        <w:r w:rsidR="00307BE4" w:rsidRPr="005F3A13">
          <w:rPr>
            <w:color w:val="FF0000"/>
          </w:rPr>
          <w:t xml:space="preserve">lung volumes, tidal volumes and </w:t>
        </w:r>
      </w:ins>
      <w:del w:id="17" w:author="Chantal Darquenne" w:date="2020-07-09T14:35:00Z">
        <w:r w:rsidRPr="005F3A13" w:rsidDel="00307BE4">
          <w:rPr>
            <w:color w:val="FF0000"/>
          </w:rPr>
          <w:delText xml:space="preserve">characteristics </w:delText>
        </w:r>
      </w:del>
      <w:ins w:id="18" w:author="Chantal Darquenne" w:date="2020-07-09T14:35:00Z">
        <w:r w:rsidR="00307BE4" w:rsidRPr="005F3A13">
          <w:rPr>
            <w:color w:val="FF0000"/>
          </w:rPr>
          <w:t xml:space="preserve">breathing rates </w:t>
        </w:r>
      </w:ins>
      <w:r w:rsidRPr="005F3A13">
        <w:rPr>
          <w:color w:val="FF0000"/>
        </w:rPr>
        <w:t>is now included in section xxx.</w:t>
      </w:r>
    </w:p>
    <w:p w14:paraId="203106E9" w14:textId="77777777" w:rsidR="00E95847" w:rsidRPr="005F3A13" w:rsidRDefault="00E95847" w:rsidP="00E95847">
      <w:pPr>
        <w:rPr>
          <w:color w:val="000000"/>
        </w:rPr>
      </w:pPr>
    </w:p>
    <w:p w14:paraId="13E2ECA4" w14:textId="77777777" w:rsidR="00E95847" w:rsidRPr="005F3A13" w:rsidRDefault="00E95847" w:rsidP="00E95847">
      <w:pPr>
        <w:rPr>
          <w:color w:val="000000"/>
        </w:rPr>
      </w:pPr>
      <w:r w:rsidRPr="005F3A13">
        <w:rPr>
          <w:color w:val="000000"/>
        </w:rPr>
        <w:t xml:space="preserve">It is noted that </w:t>
      </w:r>
      <w:proofErr w:type="spellStart"/>
      <w:r w:rsidRPr="005F3A13">
        <w:rPr>
          <w:color w:val="000000"/>
        </w:rPr>
        <w:t>DVlobe</w:t>
      </w:r>
      <w:proofErr w:type="spellEnd"/>
      <w:r w:rsidRPr="005F3A13">
        <w:rPr>
          <w:color w:val="000000"/>
        </w:rPr>
        <w:t xml:space="preserve"> can also be interpreted as volume-normalized lobar deposition (</w:t>
      </w:r>
      <w:proofErr w:type="spellStart"/>
      <w:r w:rsidRPr="005F3A13">
        <w:rPr>
          <w:color w:val="000000"/>
        </w:rPr>
        <w:t>Dlobe</w:t>
      </w:r>
      <w:proofErr w:type="spellEnd"/>
      <w:r w:rsidRPr="005F3A13">
        <w:rPr>
          <w:color w:val="000000"/>
        </w:rPr>
        <w:t>/</w:t>
      </w:r>
      <w:proofErr w:type="spellStart"/>
      <w:r w:rsidRPr="005F3A13">
        <w:rPr>
          <w:color w:val="000000"/>
        </w:rPr>
        <w:t>Vlobe</w:t>
      </w:r>
      <w:proofErr w:type="spellEnd"/>
      <w:r w:rsidRPr="005F3A13">
        <w:rPr>
          <w:color w:val="000000"/>
        </w:rPr>
        <w:t>)/(D/V). This definition helps with the interpretation of deposition distribution.</w:t>
      </w:r>
    </w:p>
    <w:p w14:paraId="039D1ACF" w14:textId="77777777" w:rsidR="00E95847" w:rsidRPr="005F3A13" w:rsidRDefault="00E95847" w:rsidP="00E95847">
      <w:pPr>
        <w:rPr>
          <w:color w:val="000000"/>
        </w:rPr>
      </w:pPr>
    </w:p>
    <w:p w14:paraId="3D1A38C3" w14:textId="609016BD" w:rsidR="00E95847" w:rsidRPr="005F3A13" w:rsidRDefault="00E95847" w:rsidP="00E95847">
      <w:pPr>
        <w:rPr>
          <w:color w:val="000000"/>
        </w:rPr>
      </w:pPr>
      <w:r w:rsidRPr="005F3A13">
        <w:rPr>
          <w:color w:val="000000"/>
        </w:rPr>
        <w:t xml:space="preserve">Please define particle deposition density. Is it the same as </w:t>
      </w:r>
      <w:proofErr w:type="spellStart"/>
      <w:r w:rsidRPr="005F3A13">
        <w:rPr>
          <w:color w:val="000000"/>
        </w:rPr>
        <w:t>DVlobe</w:t>
      </w:r>
      <w:proofErr w:type="spellEnd"/>
      <w:r w:rsidRPr="005F3A13">
        <w:rPr>
          <w:color w:val="000000"/>
        </w:rPr>
        <w:t>? If deposition density is defined as D/V, the discussion in the paragraph before section 2.2.2 follows easier.</w:t>
      </w:r>
    </w:p>
    <w:p w14:paraId="12C54CF8" w14:textId="31DB2D60" w:rsidR="00B0387B" w:rsidRPr="005F3A13" w:rsidRDefault="00B0387B" w:rsidP="00E95847">
      <w:pPr>
        <w:rPr>
          <w:color w:val="000000"/>
        </w:rPr>
      </w:pPr>
    </w:p>
    <w:p w14:paraId="40687EF0" w14:textId="3B3D5360" w:rsidR="00B0387B" w:rsidRPr="005F3A13" w:rsidRDefault="00B0387B" w:rsidP="00E95847">
      <w:pPr>
        <w:rPr>
          <w:color w:val="FF0000"/>
        </w:rPr>
      </w:pPr>
      <w:commentRangeStart w:id="19"/>
      <w:r w:rsidRPr="005F3A13">
        <w:rPr>
          <w:color w:val="FF0000"/>
        </w:rPr>
        <w:lastRenderedPageBreak/>
        <w:t xml:space="preserve">Particle </w:t>
      </w:r>
      <w:commentRangeEnd w:id="19"/>
      <w:r w:rsidR="005F3A13">
        <w:rPr>
          <w:rStyle w:val="CommentReference"/>
        </w:rPr>
        <w:commentReference w:id="19"/>
      </w:r>
      <w:r w:rsidRPr="005F3A13">
        <w:rPr>
          <w:color w:val="FF0000"/>
        </w:rPr>
        <w:t xml:space="preserve">deposition density, in the context of this paper, is equivalent to the </w:t>
      </w:r>
      <w:proofErr w:type="spellStart"/>
      <w:r w:rsidRPr="005F3A13">
        <w:rPr>
          <w:color w:val="FF0000"/>
        </w:rPr>
        <w:t>DVlobe</w:t>
      </w:r>
      <w:proofErr w:type="spellEnd"/>
      <w:r w:rsidRPr="005F3A13">
        <w:rPr>
          <w:color w:val="FF0000"/>
        </w:rPr>
        <w:t xml:space="preserve"> ratio.</w:t>
      </w:r>
    </w:p>
    <w:p w14:paraId="32006835" w14:textId="77777777" w:rsidR="00E95847" w:rsidRPr="005F3A13" w:rsidRDefault="00E95847" w:rsidP="00E95847">
      <w:pPr>
        <w:rPr>
          <w:color w:val="000000"/>
        </w:rPr>
      </w:pPr>
    </w:p>
    <w:p w14:paraId="54AA8B26" w14:textId="77777777" w:rsidR="00E95847" w:rsidRPr="005F3A13" w:rsidRDefault="00E95847" w:rsidP="00E95847">
      <w:pPr>
        <w:rPr>
          <w:color w:val="000000"/>
        </w:rPr>
      </w:pPr>
      <w:r w:rsidRPr="005F3A13">
        <w:rPr>
          <w:color w:val="000000"/>
        </w:rPr>
        <w:t xml:space="preserve">Authors should examine an article that calculates </w:t>
      </w:r>
      <w:proofErr w:type="spellStart"/>
      <w:r w:rsidRPr="005F3A13">
        <w:rPr>
          <w:color w:val="000000"/>
        </w:rPr>
        <w:t>DVlobes</w:t>
      </w:r>
      <w:proofErr w:type="spellEnd"/>
      <w:r w:rsidRPr="005F3A13">
        <w:rPr>
          <w:color w:val="000000"/>
        </w:rPr>
        <w:t xml:space="preserve"> to be nearly unity in humans (</w:t>
      </w:r>
      <w:proofErr w:type="spellStart"/>
      <w:r w:rsidRPr="005F3A13">
        <w:rPr>
          <w:color w:val="000000"/>
        </w:rPr>
        <w:t>Asgharian</w:t>
      </w:r>
      <w:proofErr w:type="spellEnd"/>
      <w:r w:rsidRPr="005F3A13">
        <w:rPr>
          <w:color w:val="000000"/>
        </w:rPr>
        <w:t xml:space="preserve"> et al., 2004: Journal of Aerosol Science, 17:213-224). The study does not include statistical analysis to determine heterogeneity of deposition. </w:t>
      </w:r>
    </w:p>
    <w:p w14:paraId="2DA91F1A" w14:textId="59968472" w:rsidR="00E95847" w:rsidRPr="005F3A13" w:rsidRDefault="00E95847" w:rsidP="00E95847">
      <w:pPr>
        <w:rPr>
          <w:ins w:id="20" w:author="Chantal Darquenne" w:date="2020-07-09T15:34:00Z"/>
          <w:color w:val="000000"/>
        </w:rPr>
      </w:pPr>
    </w:p>
    <w:p w14:paraId="427A9C55" w14:textId="6F5E245B" w:rsidR="005940CF" w:rsidRPr="005F3A13" w:rsidRDefault="009F3BAE" w:rsidP="00306C1B">
      <w:pPr>
        <w:autoSpaceDE w:val="0"/>
        <w:autoSpaceDN w:val="0"/>
        <w:adjustRightInd w:val="0"/>
        <w:rPr>
          <w:ins w:id="21" w:author="Chantal Darquenne" w:date="2020-07-13T10:00:00Z"/>
          <w:color w:val="FF0000"/>
        </w:rPr>
      </w:pPr>
      <w:ins w:id="22" w:author="Chantal Darquenne" w:date="2020-07-09T15:34:00Z">
        <w:r w:rsidRPr="005F3A13">
          <w:rPr>
            <w:color w:val="FF0000"/>
          </w:rPr>
          <w:t>We assumed the reviewer referred to a paper in the Journal of Aeros</w:t>
        </w:r>
      </w:ins>
      <w:ins w:id="23" w:author="Chantal Darquenne" w:date="2020-07-09T15:38:00Z">
        <w:r w:rsidR="00455872" w:rsidRPr="005F3A13">
          <w:rPr>
            <w:color w:val="FF0000"/>
          </w:rPr>
          <w:t>o</w:t>
        </w:r>
      </w:ins>
      <w:ins w:id="24" w:author="Chantal Darquenne" w:date="2020-07-09T15:34:00Z">
        <w:r w:rsidRPr="005F3A13">
          <w:rPr>
            <w:color w:val="FF0000"/>
          </w:rPr>
          <w:t xml:space="preserve">l </w:t>
        </w:r>
      </w:ins>
      <w:ins w:id="25" w:author="Chantal Darquenne" w:date="2020-07-13T09:58:00Z">
        <w:r w:rsidR="005940CF" w:rsidRPr="005F3A13">
          <w:rPr>
            <w:color w:val="FF0000"/>
          </w:rPr>
          <w:t>M</w:t>
        </w:r>
      </w:ins>
      <w:ins w:id="26" w:author="Chantal Darquenne" w:date="2020-07-09T15:34:00Z">
        <w:r w:rsidRPr="005F3A13">
          <w:rPr>
            <w:color w:val="FF0000"/>
          </w:rPr>
          <w:t xml:space="preserve">edicine not in the Journal of Aerosol Science. </w:t>
        </w:r>
      </w:ins>
      <w:ins w:id="27" w:author="Chantal Darquenne" w:date="2020-07-09T15:38:00Z">
        <w:r w:rsidR="00455872" w:rsidRPr="005F3A13">
          <w:rPr>
            <w:color w:val="FF0000"/>
          </w:rPr>
          <w:t xml:space="preserve">Interestingly, </w:t>
        </w:r>
        <w:proofErr w:type="spellStart"/>
        <w:r w:rsidR="00455872" w:rsidRPr="005F3A13">
          <w:rPr>
            <w:color w:val="FF0000"/>
          </w:rPr>
          <w:t>Asgharian</w:t>
        </w:r>
        <w:proofErr w:type="spellEnd"/>
        <w:r w:rsidR="00455872" w:rsidRPr="005F3A13">
          <w:rPr>
            <w:color w:val="FF0000"/>
          </w:rPr>
          <w:t xml:space="preserve"> and colleagues showed in that paper that the ratio of </w:t>
        </w:r>
      </w:ins>
      <w:ins w:id="28" w:author="Chantal Darquenne" w:date="2020-07-09T15:39:00Z">
        <w:r w:rsidR="00F177A8" w:rsidRPr="005F3A13">
          <w:rPr>
            <w:color w:val="FF0000"/>
          </w:rPr>
          <w:t>lobar deposition to lobar volume was close to one in all lobes at all ages. This contrasts with the results in mice. The likely explanation for these differences is t</w:t>
        </w:r>
      </w:ins>
      <w:ins w:id="29" w:author="Chantal Darquenne" w:date="2020-07-09T15:40:00Z">
        <w:r w:rsidR="00F177A8" w:rsidRPr="005F3A13">
          <w:rPr>
            <w:color w:val="FF0000"/>
          </w:rPr>
          <w:t xml:space="preserve">he </w:t>
        </w:r>
      </w:ins>
      <w:ins w:id="30" w:author="Chantal Darquenne" w:date="2020-07-15T08:54:00Z">
        <w:r w:rsidR="005F3A13" w:rsidRPr="005F3A13">
          <w:rPr>
            <w:color w:val="FF0000"/>
          </w:rPr>
          <w:t xml:space="preserve">presence of </w:t>
        </w:r>
      </w:ins>
      <w:ins w:id="31" w:author="Chantal Darquenne" w:date="2020-07-15T08:53:00Z">
        <w:r w:rsidR="005F3A13" w:rsidRPr="005F3A13">
          <w:rPr>
            <w:color w:val="FF0000"/>
          </w:rPr>
          <w:t>non-uniform specific ventilation in the lobes of the</w:t>
        </w:r>
      </w:ins>
      <w:ins w:id="32" w:author="Chantal Darquenne" w:date="2020-07-15T08:54:00Z">
        <w:r w:rsidR="005F3A13" w:rsidRPr="005F3A13">
          <w:rPr>
            <w:color w:val="FF0000"/>
          </w:rPr>
          <w:t xml:space="preserve"> </w:t>
        </w:r>
      </w:ins>
      <w:ins w:id="33" w:author="Chantal Darquenne" w:date="2020-07-15T08:53:00Z">
        <w:r w:rsidR="005F3A13" w:rsidRPr="005F3A13">
          <w:rPr>
            <w:color w:val="FF0000"/>
          </w:rPr>
          <w:t xml:space="preserve">mouse lung </w:t>
        </w:r>
      </w:ins>
      <w:ins w:id="34" w:author="Chantal Darquenne" w:date="2020-07-15T08:54:00Z">
        <w:r w:rsidR="005F3A13" w:rsidRPr="005F3A13">
          <w:rPr>
            <w:color w:val="FF0000"/>
          </w:rPr>
          <w:t xml:space="preserve">but </w:t>
        </w:r>
      </w:ins>
      <w:ins w:id="35" w:author="Chantal Darquenne" w:date="2020-07-09T15:40:00Z">
        <w:r w:rsidR="00F177A8" w:rsidRPr="005F3A13">
          <w:rPr>
            <w:color w:val="FF0000"/>
          </w:rPr>
          <w:t>uniform specific ventilation in human lobes during tidal breathing</w:t>
        </w:r>
      </w:ins>
      <w:ins w:id="36" w:author="Chantal Darquenne" w:date="2020-07-13T07:58:00Z">
        <w:r w:rsidR="00533310" w:rsidRPr="005F3A13">
          <w:rPr>
            <w:color w:val="FF0000"/>
          </w:rPr>
          <w:t>,</w:t>
        </w:r>
      </w:ins>
      <w:ins w:id="37" w:author="Chantal Darquenne" w:date="2020-07-09T15:40:00Z">
        <w:r w:rsidR="00F177A8" w:rsidRPr="005F3A13">
          <w:rPr>
            <w:color w:val="FF0000"/>
          </w:rPr>
          <w:t xml:space="preserve"> as modeled in </w:t>
        </w:r>
        <w:proofErr w:type="spellStart"/>
        <w:r w:rsidR="00F177A8" w:rsidRPr="005F3A13">
          <w:rPr>
            <w:color w:val="FF0000"/>
          </w:rPr>
          <w:t>Asgharian</w:t>
        </w:r>
        <w:proofErr w:type="spellEnd"/>
        <w:r w:rsidR="00F177A8" w:rsidRPr="005F3A13">
          <w:rPr>
            <w:color w:val="FF0000"/>
          </w:rPr>
          <w:t xml:space="preserve"> et al simulations</w:t>
        </w:r>
      </w:ins>
      <w:ins w:id="38" w:author="Chantal Darquenne" w:date="2020-07-15T08:52:00Z">
        <w:r w:rsidR="005F3A13" w:rsidRPr="005F3A13">
          <w:rPr>
            <w:color w:val="FF0000"/>
          </w:rPr>
          <w:t>.</w:t>
        </w:r>
      </w:ins>
      <w:ins w:id="39" w:author="Chantal Darquenne" w:date="2020-07-09T15:46:00Z">
        <w:r w:rsidR="00306C1B" w:rsidRPr="005F3A13">
          <w:rPr>
            <w:color w:val="FF0000"/>
          </w:rPr>
          <w:t xml:space="preserve"> </w:t>
        </w:r>
      </w:ins>
      <w:ins w:id="40" w:author="Chantal Darquenne" w:date="2020-07-13T07:59:00Z">
        <w:r w:rsidR="00533310" w:rsidRPr="005F3A13">
          <w:rPr>
            <w:color w:val="FF0000"/>
          </w:rPr>
          <w:t xml:space="preserve">Indeed, in the methods section of their paper, </w:t>
        </w:r>
        <w:proofErr w:type="spellStart"/>
        <w:r w:rsidR="00533310" w:rsidRPr="005F3A13">
          <w:rPr>
            <w:color w:val="FF0000"/>
          </w:rPr>
          <w:t>Asgharian</w:t>
        </w:r>
        <w:proofErr w:type="spellEnd"/>
        <w:r w:rsidR="00533310" w:rsidRPr="005F3A13">
          <w:rPr>
            <w:color w:val="FF0000"/>
          </w:rPr>
          <w:t xml:space="preserve"> et al.  state that “flow partitioning in each airway was proportional to the volume distal to the given airway”.</w:t>
        </w:r>
      </w:ins>
      <w:ins w:id="41" w:author="Chantal Darquenne" w:date="2020-07-09T15:46:00Z">
        <w:r w:rsidR="00306C1B" w:rsidRPr="005F3A13">
          <w:rPr>
            <w:color w:val="FF0000"/>
          </w:rPr>
          <w:t xml:space="preserve"> </w:t>
        </w:r>
      </w:ins>
      <w:ins w:id="42" w:author="Chantal Darquenne" w:date="2020-07-15T09:28:00Z">
        <w:r w:rsidR="007122EE">
          <w:rPr>
            <w:color w:val="FF0000"/>
          </w:rPr>
          <w:t>By design, this flow partitioning</w:t>
        </w:r>
      </w:ins>
      <w:ins w:id="43" w:author="Chantal Darquenne" w:date="2020-07-13T09:59:00Z">
        <w:r w:rsidR="005940CF" w:rsidRPr="005F3A13">
          <w:rPr>
            <w:color w:val="FF0000"/>
          </w:rPr>
          <w:t xml:space="preserve"> results in a uniform ventilation of the lung. </w:t>
        </w:r>
      </w:ins>
      <w:ins w:id="44" w:author="Chantal Darquenne" w:date="2020-07-15T09:28:00Z">
        <w:r w:rsidR="00794693">
          <w:rPr>
            <w:color w:val="FF0000"/>
          </w:rPr>
          <w:t>In contrast</w:t>
        </w:r>
      </w:ins>
      <w:ins w:id="45" w:author="Chantal Darquenne" w:date="2020-07-13T08:01:00Z">
        <w:r w:rsidR="00533310" w:rsidRPr="005F3A13">
          <w:rPr>
            <w:color w:val="FF0000"/>
          </w:rPr>
          <w:t xml:space="preserve">, </w:t>
        </w:r>
      </w:ins>
      <w:ins w:id="46" w:author="Chantal Darquenne" w:date="2020-07-13T09:59:00Z">
        <w:r w:rsidR="005940CF" w:rsidRPr="005F3A13">
          <w:rPr>
            <w:color w:val="FF0000"/>
          </w:rPr>
          <w:t xml:space="preserve">in rodents, </w:t>
        </w:r>
      </w:ins>
      <w:ins w:id="47" w:author="Chantal Darquenne" w:date="2020-07-09T15:46:00Z">
        <w:r w:rsidR="00306C1B" w:rsidRPr="005F3A13">
          <w:rPr>
            <w:color w:val="FF0000"/>
          </w:rPr>
          <w:t xml:space="preserve">it has been previously shown </w:t>
        </w:r>
      </w:ins>
      <w:ins w:id="48" w:author="Chantal Darquenne" w:date="2020-07-13T08:02:00Z">
        <w:r w:rsidR="00533310" w:rsidRPr="005F3A13">
          <w:rPr>
            <w:color w:val="FF0000"/>
          </w:rPr>
          <w:t xml:space="preserve">experimentally </w:t>
        </w:r>
      </w:ins>
      <w:ins w:id="49" w:author="Chantal Darquenne" w:date="2020-07-09T15:46:00Z">
        <w:r w:rsidR="00306C1B" w:rsidRPr="005F3A13">
          <w:rPr>
            <w:color w:val="FF0000"/>
          </w:rPr>
          <w:t xml:space="preserve">that </w:t>
        </w:r>
      </w:ins>
      <w:ins w:id="50" w:author="Chantal Darquenne" w:date="2020-07-09T15:41:00Z">
        <w:r w:rsidR="00F177A8" w:rsidRPr="005F3A13">
          <w:rPr>
            <w:color w:val="FF0000"/>
          </w:rPr>
          <w:t xml:space="preserve">the cranial lobe is </w:t>
        </w:r>
      </w:ins>
      <w:ins w:id="51" w:author="Chantal Darquenne" w:date="2020-07-09T15:42:00Z">
        <w:r w:rsidR="00BE5EC4" w:rsidRPr="005F3A13">
          <w:rPr>
            <w:color w:val="FF0000"/>
          </w:rPr>
          <w:t>better</w:t>
        </w:r>
      </w:ins>
      <w:ins w:id="52" w:author="Chantal Darquenne" w:date="2020-07-09T15:41:00Z">
        <w:r w:rsidR="00F177A8" w:rsidRPr="005F3A13">
          <w:rPr>
            <w:color w:val="FF0000"/>
          </w:rPr>
          <w:t xml:space="preserve"> ventilated</w:t>
        </w:r>
      </w:ins>
      <w:ins w:id="53" w:author="Chantal Darquenne" w:date="2020-07-09T15:42:00Z">
        <w:r w:rsidR="00BE5EC4" w:rsidRPr="005F3A13">
          <w:rPr>
            <w:color w:val="FF0000"/>
          </w:rPr>
          <w:t xml:space="preserve"> (higher specific ventilation) than the other lobe</w:t>
        </w:r>
      </w:ins>
      <w:ins w:id="54" w:author="Chantal Darquenne" w:date="2020-07-13T10:00:00Z">
        <w:r w:rsidR="005940CF" w:rsidRPr="005F3A13">
          <w:rPr>
            <w:color w:val="FF0000"/>
          </w:rPr>
          <w:t>s</w:t>
        </w:r>
      </w:ins>
      <w:ins w:id="55" w:author="Chantal Darquenne" w:date="2020-07-09T15:42:00Z">
        <w:r w:rsidR="00BE5EC4" w:rsidRPr="005F3A13">
          <w:rPr>
            <w:color w:val="FF0000"/>
          </w:rPr>
          <w:t xml:space="preserve"> (lower specific ventilation)</w:t>
        </w:r>
      </w:ins>
      <w:ins w:id="56" w:author="Chantal Darquenne" w:date="2020-07-09T15:43:00Z">
        <w:r w:rsidR="00BE5EC4" w:rsidRPr="005F3A13">
          <w:rPr>
            <w:color w:val="FF0000"/>
          </w:rPr>
          <w:t xml:space="preserve"> </w:t>
        </w:r>
      </w:ins>
      <w:ins w:id="57" w:author="Chantal Darquenne" w:date="2020-07-09T15:46:00Z">
        <w:r w:rsidR="00306C1B" w:rsidRPr="005F3A13">
          <w:rPr>
            <w:color w:val="FF0000"/>
          </w:rPr>
          <w:t>(</w:t>
        </w:r>
      </w:ins>
      <w:ins w:id="58" w:author="Chantal Darquenne" w:date="2020-07-09T15:43:00Z">
        <w:r w:rsidR="00BE5EC4" w:rsidRPr="005F3A13">
          <w:rPr>
            <w:color w:val="FF0000"/>
          </w:rPr>
          <w:t>Rooney et al. (2009)</w:t>
        </w:r>
      </w:ins>
      <w:ins w:id="59" w:author="Chantal Darquenne" w:date="2020-07-09T15:41:00Z">
        <w:r w:rsidR="00F177A8" w:rsidRPr="005F3A13">
          <w:rPr>
            <w:color w:val="FF0000"/>
          </w:rPr>
          <w:t>.</w:t>
        </w:r>
      </w:ins>
      <w:ins w:id="60" w:author="Chantal Darquenne" w:date="2020-07-13T08:03:00Z">
        <w:r w:rsidR="00533310" w:rsidRPr="005F3A13">
          <w:rPr>
            <w:color w:val="FF0000"/>
          </w:rPr>
          <w:t xml:space="preserve"> </w:t>
        </w:r>
      </w:ins>
      <w:ins w:id="61" w:author="Chantal Darquenne" w:date="2020-07-13T10:00:00Z">
        <w:r w:rsidR="005940CF" w:rsidRPr="005F3A13">
          <w:rPr>
            <w:color w:val="FF0000"/>
          </w:rPr>
          <w:t>No modification has been m</w:t>
        </w:r>
      </w:ins>
      <w:ins w:id="62" w:author="Chantal Darquenne" w:date="2020-07-13T10:01:00Z">
        <w:r w:rsidR="005940CF" w:rsidRPr="005F3A13">
          <w:rPr>
            <w:color w:val="FF0000"/>
          </w:rPr>
          <w:t>ade to the manuscript on this comment.</w:t>
        </w:r>
      </w:ins>
    </w:p>
    <w:p w14:paraId="28E6C5F7" w14:textId="77777777" w:rsidR="00C70D01" w:rsidRPr="005F3A13" w:rsidRDefault="00C70D01" w:rsidP="00E95847">
      <w:pPr>
        <w:rPr>
          <w:color w:val="000000"/>
        </w:rPr>
      </w:pPr>
    </w:p>
    <w:p w14:paraId="4C1AEA4F" w14:textId="77777777" w:rsidR="00E95847" w:rsidRPr="005F3A13" w:rsidRDefault="00E95847" w:rsidP="00E95847">
      <w:pPr>
        <w:rPr>
          <w:color w:val="000000"/>
        </w:rPr>
      </w:pPr>
      <w:r w:rsidRPr="005F3A13">
        <w:rPr>
          <w:color w:val="000000"/>
        </w:rPr>
        <w:t xml:space="preserve">Particle size distribution often follow lognormal distribution. Why </w:t>
      </w:r>
      <w:proofErr w:type="gramStart"/>
      <w:r w:rsidRPr="005F3A13">
        <w:rPr>
          <w:color w:val="000000"/>
        </w:rPr>
        <w:t>isn't</w:t>
      </w:r>
      <w:proofErr w:type="gramEnd"/>
      <w:r w:rsidRPr="005F3A13">
        <w:rPr>
          <w:color w:val="000000"/>
        </w:rPr>
        <w:t xml:space="preserve"> geometric standard deviations used in place standard deviation. Skewness can be calculated in a similar way.</w:t>
      </w:r>
    </w:p>
    <w:p w14:paraId="3F9BA593" w14:textId="2ECF0E21" w:rsidR="00E95847" w:rsidRPr="005F3A13" w:rsidRDefault="00E95847" w:rsidP="00E95847">
      <w:pPr>
        <w:rPr>
          <w:color w:val="000000"/>
        </w:rPr>
      </w:pPr>
    </w:p>
    <w:p w14:paraId="585DE426" w14:textId="4D8404E9" w:rsidR="002C534C" w:rsidRPr="005F3A13" w:rsidRDefault="00533310" w:rsidP="00E95847">
      <w:pPr>
        <w:rPr>
          <w:color w:val="FF0000"/>
        </w:rPr>
      </w:pPr>
      <w:ins w:id="63" w:author="Chantal Darquenne" w:date="2020-07-13T08:04:00Z">
        <w:r w:rsidRPr="005F3A13">
          <w:rPr>
            <w:color w:val="FF0000"/>
          </w:rPr>
          <w:t>While it is correct th</w:t>
        </w:r>
      </w:ins>
      <w:ins w:id="64" w:author="Chantal Darquenne" w:date="2020-07-13T08:05:00Z">
        <w:r w:rsidRPr="005F3A13">
          <w:rPr>
            <w:color w:val="FF0000"/>
          </w:rPr>
          <w:t xml:space="preserve">at </w:t>
        </w:r>
      </w:ins>
      <w:del w:id="65" w:author="Chantal Darquenne" w:date="2020-07-13T08:05:00Z">
        <w:r w:rsidR="002C534C" w:rsidRPr="005F3A13" w:rsidDel="00533310">
          <w:rPr>
            <w:color w:val="FF0000"/>
          </w:rPr>
          <w:delText xml:space="preserve">Rather than </w:delText>
        </w:r>
      </w:del>
      <w:r w:rsidR="002C534C" w:rsidRPr="005F3A13">
        <w:rPr>
          <w:color w:val="FF0000"/>
        </w:rPr>
        <w:t>the distribution</w:t>
      </w:r>
      <w:r w:rsidR="009A2F58" w:rsidRPr="005F3A13">
        <w:rPr>
          <w:color w:val="FF0000"/>
        </w:rPr>
        <w:t xml:space="preserve"> of particle size</w:t>
      </w:r>
      <w:ins w:id="66" w:author="Chantal Darquenne" w:date="2020-07-13T08:05:00Z">
        <w:r w:rsidRPr="005F3A13">
          <w:rPr>
            <w:color w:val="FF0000"/>
          </w:rPr>
          <w:t xml:space="preserve"> of an aerosol usually follows a lognormal distribution, the particles used in this study were polystyrene particles with uniform size</w:t>
        </w:r>
      </w:ins>
      <w:ins w:id="67" w:author="Chantal Darquenne" w:date="2020-07-15T09:29:00Z">
        <w:r w:rsidR="00794693">
          <w:rPr>
            <w:color w:val="FF0000"/>
          </w:rPr>
          <w:t>, i.e. monodisperse</w:t>
        </w:r>
      </w:ins>
      <w:ins w:id="68" w:author="Chantal Darquenne" w:date="2020-07-13T08:06:00Z">
        <w:r w:rsidRPr="005F3A13">
          <w:rPr>
            <w:color w:val="FF0000"/>
          </w:rPr>
          <w:t xml:space="preserve"> (0.5, 1 or 2 µm depending on the experimental conditions). The</w:t>
        </w:r>
      </w:ins>
      <w:ins w:id="69" w:author="Chantal Darquenne" w:date="2020-07-15T09:30:00Z">
        <w:r w:rsidR="00794693">
          <w:rPr>
            <w:color w:val="FF0000"/>
          </w:rPr>
          <w:t xml:space="preserve"> monodisperse polystyrene</w:t>
        </w:r>
      </w:ins>
      <w:ins w:id="70" w:author="Chantal Darquenne" w:date="2020-07-13T08:06:00Z">
        <w:r w:rsidRPr="005F3A13">
          <w:rPr>
            <w:color w:val="FF0000"/>
          </w:rPr>
          <w:t xml:space="preserve"> particles were </w:t>
        </w:r>
      </w:ins>
      <w:ins w:id="71" w:author="Chantal Darquenne" w:date="2020-07-13T08:08:00Z">
        <w:r w:rsidRPr="005F3A13">
          <w:rPr>
            <w:color w:val="FF0000"/>
          </w:rPr>
          <w:t>aerosolized using a mesh nebulizer</w:t>
        </w:r>
      </w:ins>
      <w:ins w:id="72" w:author="Chantal Darquenne" w:date="2020-07-13T08:09:00Z">
        <w:r w:rsidR="00C64991" w:rsidRPr="005F3A13">
          <w:rPr>
            <w:color w:val="FF0000"/>
          </w:rPr>
          <w:t xml:space="preserve">. The wet aerosol </w:t>
        </w:r>
      </w:ins>
      <w:ins w:id="73" w:author="Chantal Darquenne" w:date="2020-07-13T10:02:00Z">
        <w:r w:rsidR="005940CF" w:rsidRPr="005F3A13">
          <w:rPr>
            <w:color w:val="FF0000"/>
          </w:rPr>
          <w:t xml:space="preserve">was </w:t>
        </w:r>
      </w:ins>
      <w:ins w:id="74" w:author="Chantal Darquenne" w:date="2020-07-13T08:09:00Z">
        <w:r w:rsidR="00C64991" w:rsidRPr="005F3A13">
          <w:rPr>
            <w:color w:val="FF0000"/>
          </w:rPr>
          <w:t xml:space="preserve">then passed through </w:t>
        </w:r>
      </w:ins>
      <w:ins w:id="75" w:author="Chantal Darquenne" w:date="2020-07-13T10:02:00Z">
        <w:r w:rsidR="005940CF" w:rsidRPr="005F3A13">
          <w:rPr>
            <w:color w:val="FF0000"/>
          </w:rPr>
          <w:t xml:space="preserve">a </w:t>
        </w:r>
      </w:ins>
      <w:ins w:id="76" w:author="Chantal Darquenne" w:date="2020-07-13T08:09:00Z">
        <w:r w:rsidR="00C64991" w:rsidRPr="005F3A13">
          <w:rPr>
            <w:color w:val="FF0000"/>
          </w:rPr>
          <w:t>drying column</w:t>
        </w:r>
      </w:ins>
      <w:ins w:id="77" w:author="Chantal Darquenne" w:date="2020-07-13T10:02:00Z">
        <w:r w:rsidR="005940CF" w:rsidRPr="005F3A13">
          <w:rPr>
            <w:color w:val="FF0000"/>
          </w:rPr>
          <w:t xml:space="preserve">, which resulted in </w:t>
        </w:r>
      </w:ins>
      <w:ins w:id="78" w:author="Chantal Darquenne" w:date="2020-07-13T08:09:00Z">
        <w:r w:rsidR="00C64991" w:rsidRPr="005F3A13">
          <w:rPr>
            <w:color w:val="FF0000"/>
          </w:rPr>
          <w:t xml:space="preserve">a dry aerosol of uniform size </w:t>
        </w:r>
      </w:ins>
      <w:ins w:id="79" w:author="Chantal Darquenne" w:date="2020-07-13T10:02:00Z">
        <w:r w:rsidR="005940CF" w:rsidRPr="005F3A13">
          <w:rPr>
            <w:color w:val="FF0000"/>
          </w:rPr>
          <w:t>to be</w:t>
        </w:r>
      </w:ins>
      <w:ins w:id="80" w:author="Chantal Darquenne" w:date="2020-07-13T08:09:00Z">
        <w:r w:rsidR="00C64991" w:rsidRPr="005F3A13">
          <w:rPr>
            <w:color w:val="FF0000"/>
          </w:rPr>
          <w:t xml:space="preserve"> delivered to the animals</w:t>
        </w:r>
      </w:ins>
      <w:ins w:id="81" w:author="Chantal Darquenne" w:date="2020-07-13T08:10:00Z">
        <w:r w:rsidR="00C64991" w:rsidRPr="005F3A13">
          <w:rPr>
            <w:color w:val="FF0000"/>
          </w:rPr>
          <w:t xml:space="preserve"> as described in the </w:t>
        </w:r>
        <w:proofErr w:type="spellStart"/>
        <w:r w:rsidR="00C64991" w:rsidRPr="005F3A13">
          <w:rPr>
            <w:color w:val="FF0000"/>
          </w:rPr>
          <w:t>lapd</w:t>
        </w:r>
        <w:proofErr w:type="spellEnd"/>
        <w:r w:rsidR="00C64991" w:rsidRPr="005F3A13">
          <w:rPr>
            <w:color w:val="FF0000"/>
          </w:rPr>
          <w:t xml:space="preserve"> archive </w:t>
        </w:r>
      </w:ins>
      <w:ins w:id="82" w:author="Chantal Darquenne" w:date="2020-07-13T10:03:00Z">
        <w:r w:rsidR="005940CF" w:rsidRPr="005F3A13">
          <w:rPr>
            <w:color w:val="FF0000"/>
          </w:rPr>
          <w:t>(</w:t>
        </w:r>
      </w:ins>
      <w:ins w:id="83" w:author="Chantal Darquenne" w:date="2020-07-13T08:10:00Z">
        <w:r w:rsidR="00C64991" w:rsidRPr="005F3A13">
          <w:rPr>
            <w:color w:val="FF0000"/>
          </w:rPr>
          <w:t>https://lapdmouse.iibi.uiowa.edu/AnimalModel/)</w:t>
        </w:r>
      </w:ins>
      <w:ins w:id="84" w:author="Chantal Darquenne" w:date="2020-07-13T08:09:00Z">
        <w:r w:rsidR="00C64991" w:rsidRPr="005F3A13">
          <w:rPr>
            <w:color w:val="FF0000"/>
          </w:rPr>
          <w:t xml:space="preserve">. </w:t>
        </w:r>
      </w:ins>
      <w:del w:id="85" w:author="Chantal Darquenne" w:date="2020-07-13T08:09:00Z">
        <w:r w:rsidR="002C534C" w:rsidRPr="005F3A13" w:rsidDel="00C64991">
          <w:rPr>
            <w:color w:val="FF0000"/>
          </w:rPr>
          <w:delText xml:space="preserve">, </w:delText>
        </w:r>
      </w:del>
      <w:ins w:id="86" w:author="Chantal Darquenne" w:date="2020-07-13T08:11:00Z">
        <w:r w:rsidR="00C64991" w:rsidRPr="005F3A13">
          <w:rPr>
            <w:color w:val="FF0000"/>
          </w:rPr>
          <w:t>T</w:t>
        </w:r>
      </w:ins>
      <w:del w:id="87" w:author="Chantal Darquenne" w:date="2020-07-13T08:11:00Z">
        <w:r w:rsidR="00582F58" w:rsidRPr="005F3A13" w:rsidDel="00C64991">
          <w:rPr>
            <w:color w:val="FF0000"/>
          </w:rPr>
          <w:delText>t</w:delText>
        </w:r>
      </w:del>
      <w:r w:rsidR="002C534C" w:rsidRPr="005F3A13">
        <w:rPr>
          <w:color w:val="FF0000"/>
        </w:rPr>
        <w:t xml:space="preserve">he statistical distribution </w:t>
      </w:r>
      <w:del w:id="88" w:author="Chantal Darquenne" w:date="2020-07-13T10:03:00Z">
        <w:r w:rsidR="002C534C" w:rsidRPr="005F3A13" w:rsidDel="005940CF">
          <w:rPr>
            <w:color w:val="FF0000"/>
          </w:rPr>
          <w:delText xml:space="preserve">addresses </w:delText>
        </w:r>
      </w:del>
      <w:ins w:id="89" w:author="Chantal Darquenne" w:date="2020-07-13T10:03:00Z">
        <w:r w:rsidR="005940CF" w:rsidRPr="005F3A13">
          <w:rPr>
            <w:color w:val="FF0000"/>
          </w:rPr>
          <w:t xml:space="preserve">addressed </w:t>
        </w:r>
      </w:ins>
      <w:r w:rsidR="002C534C" w:rsidRPr="005F3A13">
        <w:rPr>
          <w:color w:val="FF0000"/>
        </w:rPr>
        <w:t>in this paper</w:t>
      </w:r>
      <w:del w:id="90" w:author="Chantal Darquenne" w:date="2020-07-15T09:30:00Z">
        <w:r w:rsidR="002C534C" w:rsidRPr="005F3A13" w:rsidDel="00794693">
          <w:rPr>
            <w:color w:val="FF0000"/>
          </w:rPr>
          <w:delText xml:space="preserve"> is</w:delText>
        </w:r>
      </w:del>
      <w:ins w:id="91" w:author="Chantal Darquenne" w:date="2020-07-15T09:30:00Z">
        <w:r w:rsidR="00794693">
          <w:rPr>
            <w:color w:val="FF0000"/>
          </w:rPr>
          <w:t xml:space="preserve"> deals with</w:t>
        </w:r>
      </w:ins>
      <w:r w:rsidR="002C534C" w:rsidRPr="005F3A13">
        <w:rPr>
          <w:color w:val="FF0000"/>
        </w:rPr>
        <w:t xml:space="preserve"> </w:t>
      </w:r>
      <w:r w:rsidR="00582F58" w:rsidRPr="005F3A13">
        <w:rPr>
          <w:color w:val="FF0000"/>
        </w:rPr>
        <w:t xml:space="preserve">the distribution of </w:t>
      </w:r>
      <w:r w:rsidR="00C70D01" w:rsidRPr="005F3A13">
        <w:rPr>
          <w:color w:val="FF0000"/>
        </w:rPr>
        <w:t>particle deposition</w:t>
      </w:r>
      <w:ins w:id="92" w:author="Chantal Darquenne" w:date="2020-07-13T08:11:00Z">
        <w:r w:rsidR="00C64991" w:rsidRPr="005F3A13">
          <w:rPr>
            <w:color w:val="FF0000"/>
          </w:rPr>
          <w:t xml:space="preserve"> and not </w:t>
        </w:r>
      </w:ins>
      <w:ins w:id="93" w:author="Chantal Darquenne" w:date="2020-07-13T10:03:00Z">
        <w:r w:rsidR="005940CF" w:rsidRPr="005F3A13">
          <w:rPr>
            <w:color w:val="FF0000"/>
          </w:rPr>
          <w:t xml:space="preserve">of </w:t>
        </w:r>
      </w:ins>
      <w:ins w:id="94" w:author="Chantal Darquenne" w:date="2020-07-13T08:11:00Z">
        <w:r w:rsidR="00C64991" w:rsidRPr="005F3A13">
          <w:rPr>
            <w:color w:val="FF0000"/>
          </w:rPr>
          <w:t>particle size</w:t>
        </w:r>
      </w:ins>
      <w:r w:rsidR="00C70D01" w:rsidRPr="005F3A13">
        <w:rPr>
          <w:color w:val="FF0000"/>
        </w:rPr>
        <w:t>.</w:t>
      </w:r>
      <w:r w:rsidR="009A2F58" w:rsidRPr="005F3A13">
        <w:rPr>
          <w:color w:val="FF0000"/>
        </w:rPr>
        <w:t xml:space="preserve"> Currently we are not aware that there are literature showing that the particle deposition follows lognormal instead of normal distribution. With that said, the distributions should be bounded by zero and skewed to the right due to the presence of hot spots. </w:t>
      </w:r>
      <w:ins w:id="95" w:author="Chantal Darquenne" w:date="2020-07-15T09:30:00Z">
        <w:r w:rsidR="00794693">
          <w:rPr>
            <w:color w:val="FF0000"/>
          </w:rPr>
          <w:t>Furthermo</w:t>
        </w:r>
      </w:ins>
      <w:ins w:id="96" w:author="Chantal Darquenne" w:date="2020-07-15T09:31:00Z">
        <w:r w:rsidR="00794693">
          <w:rPr>
            <w:color w:val="FF0000"/>
          </w:rPr>
          <w:t>re, t</w:t>
        </w:r>
      </w:ins>
      <w:ins w:id="97" w:author="Chantal Darquenne" w:date="2020-07-13T10:03:00Z">
        <w:r w:rsidR="005940CF" w:rsidRPr="005F3A13">
          <w:rPr>
            <w:color w:val="FF0000"/>
          </w:rPr>
          <w:t xml:space="preserve">he distribution of deposited </w:t>
        </w:r>
      </w:ins>
      <w:ins w:id="98" w:author="Chantal Darquenne" w:date="2020-07-13T10:04:00Z">
        <w:r w:rsidR="005940CF" w:rsidRPr="005F3A13">
          <w:rPr>
            <w:color w:val="FF0000"/>
          </w:rPr>
          <w:t>p</w:t>
        </w:r>
      </w:ins>
      <w:ins w:id="99" w:author="Chantal Darquenne" w:date="2020-07-13T10:03:00Z">
        <w:r w:rsidR="005940CF" w:rsidRPr="005F3A13">
          <w:rPr>
            <w:color w:val="FF0000"/>
          </w:rPr>
          <w:t>art</w:t>
        </w:r>
      </w:ins>
      <w:ins w:id="100" w:author="Chantal Darquenne" w:date="2020-07-13T10:04:00Z">
        <w:r w:rsidR="005940CF" w:rsidRPr="005F3A13">
          <w:rPr>
            <w:color w:val="FF0000"/>
          </w:rPr>
          <w:t>icles from imaging studies have typically been described with moment analysis of frequency distributions</w:t>
        </w:r>
      </w:ins>
      <w:ins w:id="101" w:author="Chantal Darquenne" w:date="2020-07-13T10:05:00Z">
        <w:r w:rsidR="005940CF" w:rsidRPr="005F3A13">
          <w:rPr>
            <w:color w:val="FF0000"/>
          </w:rPr>
          <w:t xml:space="preserve"> (</w:t>
        </w:r>
      </w:ins>
      <w:ins w:id="102" w:author="Chantal Darquenne" w:date="2020-07-13T10:06:00Z">
        <w:r w:rsidR="005940CF" w:rsidRPr="005F3A13">
          <w:rPr>
            <w:color w:val="FF0000"/>
          </w:rPr>
          <w:t>see Garrard et al., 1</w:t>
        </w:r>
      </w:ins>
      <w:ins w:id="103" w:author="Chantal Darquenne" w:date="2020-07-13T10:09:00Z">
        <w:r w:rsidR="005940CF" w:rsidRPr="005F3A13">
          <w:rPr>
            <w:color w:val="FF0000"/>
          </w:rPr>
          <w:t>9</w:t>
        </w:r>
      </w:ins>
      <w:ins w:id="104" w:author="Chantal Darquenne" w:date="2020-07-13T10:06:00Z">
        <w:r w:rsidR="005940CF" w:rsidRPr="005F3A13">
          <w:rPr>
            <w:color w:val="FF0000"/>
          </w:rPr>
          <w:t xml:space="preserve">81, </w:t>
        </w:r>
      </w:ins>
      <w:ins w:id="105" w:author="Chantal Darquenne" w:date="2020-07-13T10:08:00Z">
        <w:r w:rsidR="005940CF" w:rsidRPr="005F3A13">
          <w:rPr>
            <w:color w:val="FF0000"/>
          </w:rPr>
          <w:t xml:space="preserve">but also </w:t>
        </w:r>
      </w:ins>
      <w:proofErr w:type="spellStart"/>
      <w:ins w:id="106" w:author="Chantal Darquenne" w:date="2020-07-15T09:41:00Z">
        <w:r w:rsidR="00EE7C97">
          <w:rPr>
            <w:color w:val="FF0000"/>
          </w:rPr>
          <w:t>Olseni</w:t>
        </w:r>
        <w:proofErr w:type="spellEnd"/>
        <w:r w:rsidR="00EE7C97">
          <w:rPr>
            <w:color w:val="FF0000"/>
          </w:rPr>
          <w:t xml:space="preserve"> et al., 1994, </w:t>
        </w:r>
      </w:ins>
      <w:proofErr w:type="spellStart"/>
      <w:ins w:id="107" w:author="Chantal Darquenne" w:date="2020-07-15T09:43:00Z">
        <w:r w:rsidR="00EE7C97">
          <w:rPr>
            <w:color w:val="FF0000"/>
          </w:rPr>
          <w:t>Fauroux</w:t>
        </w:r>
        <w:proofErr w:type="spellEnd"/>
        <w:r w:rsidR="00EE7C97">
          <w:rPr>
            <w:color w:val="FF0000"/>
          </w:rPr>
          <w:t xml:space="preserve"> et al., 2000, </w:t>
        </w:r>
      </w:ins>
      <w:proofErr w:type="spellStart"/>
      <w:ins w:id="108" w:author="Chantal Darquenne" w:date="2020-07-13T10:09:00Z">
        <w:r w:rsidR="005940CF" w:rsidRPr="005F3A13">
          <w:rPr>
            <w:color w:val="FF0000"/>
          </w:rPr>
          <w:t>Darquenne</w:t>
        </w:r>
        <w:proofErr w:type="spellEnd"/>
        <w:r w:rsidR="005940CF" w:rsidRPr="005F3A13">
          <w:rPr>
            <w:color w:val="FF0000"/>
          </w:rPr>
          <w:t xml:space="preserve"> et al, 2013</w:t>
        </w:r>
      </w:ins>
      <w:ins w:id="109" w:author="Chantal Darquenne" w:date="2020-07-15T09:43:00Z">
        <w:r w:rsidR="00EE7C97">
          <w:rPr>
            <w:color w:val="FF0000"/>
          </w:rPr>
          <w:t xml:space="preserve">, </w:t>
        </w:r>
        <w:r w:rsidR="00EE7C97" w:rsidRPr="005F3A13">
          <w:rPr>
            <w:color w:val="FF0000"/>
          </w:rPr>
          <w:t xml:space="preserve">Bennett et al, 2015, 2018 </w:t>
        </w:r>
      </w:ins>
      <w:ins w:id="110" w:author="Chantal Darquenne" w:date="2020-07-15T09:40:00Z">
        <w:r w:rsidR="00EE7C97">
          <w:rPr>
            <w:color w:val="FF0000"/>
          </w:rPr>
          <w:t>to name a few studies</w:t>
        </w:r>
      </w:ins>
      <w:ins w:id="111" w:author="Chantal Darquenne" w:date="2020-07-13T10:09:00Z">
        <w:r w:rsidR="005940CF" w:rsidRPr="005F3A13">
          <w:rPr>
            <w:color w:val="FF0000"/>
          </w:rPr>
          <w:t>)</w:t>
        </w:r>
      </w:ins>
      <w:ins w:id="112" w:author="Chantal Darquenne" w:date="2020-07-13T10:04:00Z">
        <w:r w:rsidR="005940CF" w:rsidRPr="005F3A13">
          <w:rPr>
            <w:color w:val="FF0000"/>
          </w:rPr>
          <w:t>. We followed the same approach in our study</w:t>
        </w:r>
      </w:ins>
      <w:ins w:id="113" w:author="Chantal Darquenne" w:date="2020-07-13T10:05:00Z">
        <w:r w:rsidR="005940CF" w:rsidRPr="005F3A13">
          <w:rPr>
            <w:color w:val="FF0000"/>
          </w:rPr>
          <w:t>.</w:t>
        </w:r>
      </w:ins>
    </w:p>
    <w:p w14:paraId="02F732F1" w14:textId="77777777" w:rsidR="002C534C" w:rsidRPr="005F3A13" w:rsidRDefault="002C534C" w:rsidP="00E95847">
      <w:pPr>
        <w:rPr>
          <w:color w:val="000000"/>
        </w:rPr>
      </w:pPr>
    </w:p>
    <w:p w14:paraId="512BE02D" w14:textId="64789129" w:rsidR="00E95847" w:rsidRPr="005F3A13" w:rsidRDefault="00E95847" w:rsidP="00E95847">
      <w:pPr>
        <w:rPr>
          <w:color w:val="000000"/>
        </w:rPr>
      </w:pPr>
      <w:r w:rsidRPr="005F3A13">
        <w:rPr>
          <w:color w:val="000000"/>
        </w:rPr>
        <w:t>Figure 3: Define units for the x-axis.</w:t>
      </w:r>
    </w:p>
    <w:p w14:paraId="0065C9A2" w14:textId="5BF5095E" w:rsidR="009A2F58" w:rsidRPr="005F3A13" w:rsidRDefault="009A2F58" w:rsidP="00E95847">
      <w:pPr>
        <w:rPr>
          <w:color w:val="000000"/>
        </w:rPr>
      </w:pPr>
    </w:p>
    <w:p w14:paraId="627539DC" w14:textId="7F64A144" w:rsidR="009A2F58" w:rsidRPr="005F3A13" w:rsidRDefault="009A2F58" w:rsidP="00E95847">
      <w:pPr>
        <w:rPr>
          <w:color w:val="000000"/>
        </w:rPr>
      </w:pPr>
      <w:r w:rsidRPr="005F3A13">
        <w:rPr>
          <w:color w:val="FF0000"/>
        </w:rPr>
        <w:t>The units for the x-axis are arbitrary, normalized based on individual mice.</w:t>
      </w:r>
      <w:ins w:id="114" w:author="Chantal Darquenne" w:date="2020-07-13T08:12:00Z">
        <w:r w:rsidR="00C64991" w:rsidRPr="005F3A13">
          <w:rPr>
            <w:color w:val="FF0000"/>
          </w:rPr>
          <w:t xml:space="preserve"> The abbreviation is now defined in the figure legend.</w:t>
        </w:r>
      </w:ins>
    </w:p>
    <w:p w14:paraId="1B440E25" w14:textId="77777777" w:rsidR="00E95847" w:rsidRPr="005F3A13" w:rsidRDefault="00E95847" w:rsidP="00E95847">
      <w:pPr>
        <w:rPr>
          <w:color w:val="000000"/>
        </w:rPr>
      </w:pPr>
    </w:p>
    <w:p w14:paraId="1CDF5538" w14:textId="528B9B06" w:rsidR="00E95847" w:rsidRPr="005F3A13" w:rsidRDefault="00E95847" w:rsidP="00E95847">
      <w:pPr>
        <w:rPr>
          <w:ins w:id="115" w:author="Chantal Darquenne" w:date="2020-07-13T08:12:00Z"/>
          <w:color w:val="000000"/>
        </w:rPr>
      </w:pPr>
      <w:r w:rsidRPr="005F3A13">
        <w:rPr>
          <w:color w:val="000000"/>
        </w:rPr>
        <w:t>First line after Figure 4: Change "size" to "sizes".</w:t>
      </w:r>
    </w:p>
    <w:p w14:paraId="50C70F9E" w14:textId="7FAF0373" w:rsidR="00C64991" w:rsidRPr="005F3A13" w:rsidRDefault="00C64991" w:rsidP="00E95847">
      <w:pPr>
        <w:rPr>
          <w:ins w:id="116" w:author="Chantal Darquenne" w:date="2020-07-13T08:12:00Z"/>
          <w:color w:val="000000"/>
        </w:rPr>
      </w:pPr>
    </w:p>
    <w:p w14:paraId="782457EC" w14:textId="19D182C7" w:rsidR="00C64991" w:rsidRPr="005F3A13" w:rsidRDefault="00C64991" w:rsidP="00E95847">
      <w:pPr>
        <w:rPr>
          <w:color w:val="FF0000"/>
        </w:rPr>
      </w:pPr>
      <w:ins w:id="117" w:author="Chantal Darquenne" w:date="2020-07-13T08:12:00Z">
        <w:r w:rsidRPr="005F3A13">
          <w:rPr>
            <w:color w:val="FF0000"/>
          </w:rPr>
          <w:t>Done.</w:t>
        </w:r>
      </w:ins>
    </w:p>
    <w:p w14:paraId="3ED50C87" w14:textId="77777777" w:rsidR="00E95847" w:rsidRPr="005F3A13" w:rsidRDefault="00E95847" w:rsidP="00E95847">
      <w:pPr>
        <w:rPr>
          <w:color w:val="000000"/>
        </w:rPr>
      </w:pPr>
    </w:p>
    <w:p w14:paraId="0E4E5FF4" w14:textId="77777777" w:rsidR="00E95847" w:rsidRPr="005F3A13" w:rsidRDefault="00E95847" w:rsidP="00E95847">
      <w:pPr>
        <w:rPr>
          <w:color w:val="000000"/>
        </w:rPr>
      </w:pPr>
      <w:r w:rsidRPr="005F3A13">
        <w:rPr>
          <w:color w:val="000000"/>
        </w:rPr>
        <w:lastRenderedPageBreak/>
        <w:t>The paragraph before Figure 5: The discussion appears to apply to humans and not to mice. Better ventilation of apical lobes in humans is the effect of pleural pressure distribution, which is established by the gravity. In rats, lung expansion is expected to be uniform among different lobes because of animal's position. In humans, apical lobes have lower volume (and receive lower flows). I suggest authors compare lobar volumes in rats to confirm the explanation for higher impaction deposition in cranial lobes. Another point to make is that impaction deposition is significant in the first few airway generations of the lung. Flow in the near acini airways is low and impaction does not seem to be a viable deposition mechanism. For particle sizes of this study, it is likely due to sedimentation.</w:t>
      </w:r>
    </w:p>
    <w:p w14:paraId="6FC3BD00" w14:textId="77777777" w:rsidR="00E95847" w:rsidRPr="005F3A13" w:rsidRDefault="00E95847" w:rsidP="00E95847">
      <w:pPr>
        <w:rPr>
          <w:color w:val="000000"/>
        </w:rPr>
      </w:pPr>
    </w:p>
    <w:p w14:paraId="1ECD3244" w14:textId="6E7736CE" w:rsidR="00E95847" w:rsidRPr="005F3A13" w:rsidRDefault="00C64991" w:rsidP="00E95847">
      <w:pPr>
        <w:rPr>
          <w:color w:val="000000"/>
        </w:rPr>
      </w:pPr>
      <w:ins w:id="118" w:author="Chantal Darquenne" w:date="2020-07-13T08:14:00Z">
        <w:r w:rsidRPr="005F3A13">
          <w:rPr>
            <w:color w:val="000000"/>
          </w:rPr>
          <w:t>As described in our response above</w:t>
        </w:r>
      </w:ins>
      <w:ins w:id="119" w:author="Chantal Darquenne" w:date="2020-07-13T08:15:00Z">
        <w:r w:rsidRPr="005F3A13">
          <w:rPr>
            <w:color w:val="000000"/>
          </w:rPr>
          <w:t xml:space="preserve">, it has been </w:t>
        </w:r>
      </w:ins>
      <w:ins w:id="120" w:author="Chantal Darquenne" w:date="2020-07-13T08:16:00Z">
        <w:r w:rsidRPr="005F3A13">
          <w:rPr>
            <w:color w:val="000000"/>
          </w:rPr>
          <w:t>experimentally</w:t>
        </w:r>
      </w:ins>
      <w:ins w:id="121" w:author="Chantal Darquenne" w:date="2020-07-13T08:15:00Z">
        <w:r w:rsidRPr="005F3A13">
          <w:rPr>
            <w:color w:val="000000"/>
          </w:rPr>
          <w:t xml:space="preserve"> shown that </w:t>
        </w:r>
        <w:r w:rsidRPr="005F3A13">
          <w:rPr>
            <w:color w:val="FF0000"/>
          </w:rPr>
          <w:t>in rodents, the cranial lobe is better ventilated than the other lobe</w:t>
        </w:r>
      </w:ins>
      <w:ins w:id="122" w:author="Chantal Darquenne" w:date="2020-07-13T08:16:00Z">
        <w:r w:rsidRPr="005F3A13">
          <w:rPr>
            <w:color w:val="FF0000"/>
          </w:rPr>
          <w:t>s</w:t>
        </w:r>
      </w:ins>
      <w:ins w:id="123" w:author="Chantal Darquenne" w:date="2020-07-13T08:15:00Z">
        <w:r w:rsidRPr="005F3A13">
          <w:rPr>
            <w:color w:val="FF0000"/>
          </w:rPr>
          <w:t xml:space="preserve"> (Rooney et al. (2009)</w:t>
        </w:r>
      </w:ins>
      <w:ins w:id="124" w:author="Chantal Darquenne" w:date="2020-07-13T08:16:00Z">
        <w:r w:rsidRPr="005F3A13">
          <w:rPr>
            <w:color w:val="FF0000"/>
          </w:rPr>
          <w:t xml:space="preserve">. Thus, the </w:t>
        </w:r>
      </w:ins>
      <w:ins w:id="125" w:author="Chantal Darquenne" w:date="2020-07-13T08:17:00Z">
        <w:r w:rsidRPr="005F3A13">
          <w:rPr>
            <w:color w:val="FF0000"/>
          </w:rPr>
          <w:t xml:space="preserve">cranial </w:t>
        </w:r>
      </w:ins>
      <w:ins w:id="126" w:author="Chantal Darquenne" w:date="2020-07-13T08:16:00Z">
        <w:r w:rsidRPr="005F3A13">
          <w:rPr>
            <w:color w:val="FF0000"/>
          </w:rPr>
          <w:t>lobe receive</w:t>
        </w:r>
      </w:ins>
      <w:ins w:id="127" w:author="Chantal Darquenne" w:date="2020-07-13T10:10:00Z">
        <w:r w:rsidR="006F2AC1" w:rsidRPr="005F3A13">
          <w:rPr>
            <w:color w:val="FF0000"/>
          </w:rPr>
          <w:t xml:space="preserve">s during each inhalation </w:t>
        </w:r>
      </w:ins>
      <w:ins w:id="128" w:author="Chantal Darquenne" w:date="2020-07-13T08:16:00Z">
        <w:r w:rsidRPr="005F3A13">
          <w:rPr>
            <w:color w:val="FF0000"/>
          </w:rPr>
          <w:t xml:space="preserve">a higher fraction of </w:t>
        </w:r>
      </w:ins>
      <w:ins w:id="129" w:author="Chantal Darquenne" w:date="2020-07-13T08:17:00Z">
        <w:r w:rsidRPr="005F3A13">
          <w:rPr>
            <w:color w:val="FF0000"/>
          </w:rPr>
          <w:t>particles</w:t>
        </w:r>
      </w:ins>
      <w:ins w:id="130" w:author="Chantal Darquenne" w:date="2020-07-13T08:16:00Z">
        <w:r w:rsidRPr="005F3A13">
          <w:rPr>
            <w:color w:val="FF0000"/>
          </w:rPr>
          <w:t xml:space="preserve"> </w:t>
        </w:r>
      </w:ins>
      <w:ins w:id="131" w:author="Chantal Darquenne" w:date="2020-07-13T08:17:00Z">
        <w:r w:rsidRPr="005F3A13">
          <w:rPr>
            <w:color w:val="FF0000"/>
          </w:rPr>
          <w:t xml:space="preserve">than the other lobes </w:t>
        </w:r>
      </w:ins>
      <w:ins w:id="132" w:author="Chantal Darquenne" w:date="2020-07-13T10:11:00Z">
        <w:r w:rsidR="006F2AC1" w:rsidRPr="005F3A13">
          <w:rPr>
            <w:color w:val="FF0000"/>
          </w:rPr>
          <w:t>do based on their volume</w:t>
        </w:r>
      </w:ins>
      <w:ins w:id="133" w:author="Chantal Darquenne" w:date="2020-07-15T10:37:00Z">
        <w:r w:rsidR="002C521B">
          <w:rPr>
            <w:color w:val="FF0000"/>
          </w:rPr>
          <w:t>. This likely leads to higher deposition per unit volume in the better ventilated lo</w:t>
        </w:r>
      </w:ins>
      <w:ins w:id="134" w:author="Chantal Darquenne" w:date="2020-07-15T10:38:00Z">
        <w:r w:rsidR="002C521B">
          <w:rPr>
            <w:color w:val="FF0000"/>
          </w:rPr>
          <w:t>bes. We agree with the reviewer that, beca</w:t>
        </w:r>
      </w:ins>
      <w:ins w:id="135" w:author="Chantal Darquenne" w:date="2020-07-15T10:39:00Z">
        <w:r w:rsidR="002C521B">
          <w:rPr>
            <w:color w:val="FF0000"/>
          </w:rPr>
          <w:t>u</w:t>
        </w:r>
      </w:ins>
      <w:ins w:id="136" w:author="Chantal Darquenne" w:date="2020-07-15T10:38:00Z">
        <w:r w:rsidR="002C521B">
          <w:rPr>
            <w:color w:val="FF0000"/>
          </w:rPr>
          <w:t>se of the size of the mo</w:t>
        </w:r>
      </w:ins>
      <w:ins w:id="137" w:author="Chantal Darquenne" w:date="2020-07-15T10:39:00Z">
        <w:r w:rsidR="002C521B">
          <w:rPr>
            <w:color w:val="FF0000"/>
          </w:rPr>
          <w:t xml:space="preserve">use lung, </w:t>
        </w:r>
      </w:ins>
      <w:ins w:id="138" w:author="Chantal Darquenne" w:date="2020-07-15T10:38:00Z">
        <w:r w:rsidR="002C521B">
          <w:rPr>
            <w:color w:val="FF0000"/>
          </w:rPr>
          <w:t xml:space="preserve">gravity is unlikely to play a significant role in the ventilation distribution </w:t>
        </w:r>
      </w:ins>
      <w:ins w:id="139" w:author="Chantal Darquenne" w:date="2020-07-15T10:39:00Z">
        <w:r w:rsidR="002C521B">
          <w:rPr>
            <w:color w:val="FF0000"/>
          </w:rPr>
          <w:t xml:space="preserve">among the lobes. </w:t>
        </w:r>
      </w:ins>
      <w:ins w:id="140" w:author="Chantal Darquenne" w:date="2020-07-13T08:37:00Z">
        <w:r w:rsidR="00BB38E9" w:rsidRPr="005F3A13">
          <w:rPr>
            <w:color w:val="FF0000"/>
          </w:rPr>
          <w:t>W</w:t>
        </w:r>
      </w:ins>
      <w:ins w:id="141" w:author="Chantal Darquenne" w:date="2020-07-13T10:11:00Z">
        <w:r w:rsidR="006F2AC1" w:rsidRPr="005F3A13">
          <w:rPr>
            <w:color w:val="FF0000"/>
          </w:rPr>
          <w:t>e</w:t>
        </w:r>
      </w:ins>
      <w:ins w:id="142" w:author="Chantal Darquenne" w:date="2020-07-13T08:37:00Z">
        <w:r w:rsidR="00BB38E9" w:rsidRPr="005F3A13">
          <w:rPr>
            <w:color w:val="FF0000"/>
          </w:rPr>
          <w:t xml:space="preserve"> have added references in the paragraph before F</w:t>
        </w:r>
      </w:ins>
      <w:ins w:id="143" w:author="Chantal Darquenne" w:date="2020-07-13T08:38:00Z">
        <w:r w:rsidR="00BB38E9" w:rsidRPr="005F3A13">
          <w:rPr>
            <w:color w:val="FF0000"/>
          </w:rPr>
          <w:t>igure 5 and clarify statements related to ventilation in rodents.</w:t>
        </w:r>
      </w:ins>
    </w:p>
    <w:p w14:paraId="7BAA6191" w14:textId="77777777" w:rsidR="00E316A8" w:rsidRPr="005F3A13" w:rsidRDefault="00E316A8" w:rsidP="00E95847">
      <w:pPr>
        <w:rPr>
          <w:color w:val="000000"/>
        </w:rPr>
      </w:pPr>
    </w:p>
    <w:p w14:paraId="410E23AF" w14:textId="77777777" w:rsidR="00E95847" w:rsidRPr="005F3A13" w:rsidRDefault="00E95847" w:rsidP="00E95847">
      <w:pPr>
        <w:rPr>
          <w:color w:val="000000"/>
        </w:rPr>
      </w:pPr>
      <w:r w:rsidRPr="005F3A13">
        <w:rPr>
          <w:color w:val="000000"/>
        </w:rPr>
        <w:t>Reviewer #2: This is a very nicely presented study using a recently published database of Mouse lung anatomy and aerosol deposition.  It includes many more animals than in prior studies and explores the effects of sex and strain on observed patterns of aerosol deposition.  The authors find that aerosols with diameters ranging from 0.5 - 2.0 µm consistently deposit to a greater degree in the right cranial lobe.  </w:t>
      </w:r>
    </w:p>
    <w:p w14:paraId="567BC744" w14:textId="77777777" w:rsidR="00E95847" w:rsidRPr="005F3A13" w:rsidRDefault="00E95847" w:rsidP="00E95847">
      <w:pPr>
        <w:rPr>
          <w:color w:val="000000"/>
        </w:rPr>
      </w:pPr>
    </w:p>
    <w:p w14:paraId="65985B9C" w14:textId="77777777" w:rsidR="00E95847" w:rsidRPr="005F3A13" w:rsidRDefault="00E95847" w:rsidP="00E95847">
      <w:pPr>
        <w:rPr>
          <w:color w:val="000000"/>
        </w:rPr>
      </w:pPr>
      <w:r w:rsidRPr="005F3A13">
        <w:rPr>
          <w:color w:val="000000"/>
        </w:rPr>
        <w:t>Major Comments</w:t>
      </w:r>
    </w:p>
    <w:p w14:paraId="20FF5CB2" w14:textId="77777777" w:rsidR="00E95847" w:rsidRPr="005F3A13" w:rsidRDefault="00E95847" w:rsidP="00E95847">
      <w:pPr>
        <w:rPr>
          <w:color w:val="000000"/>
        </w:rPr>
      </w:pPr>
    </w:p>
    <w:p w14:paraId="7F93D727" w14:textId="77777777" w:rsidR="00E95847" w:rsidRPr="005F3A13" w:rsidRDefault="00E95847" w:rsidP="00E95847">
      <w:pPr>
        <w:rPr>
          <w:color w:val="000000"/>
        </w:rPr>
      </w:pPr>
      <w:r w:rsidRPr="005F3A13">
        <w:rPr>
          <w:color w:val="000000"/>
        </w:rPr>
        <w:t>1) Multiple t-tests performed raise a few issues that should be addressed.  Should the p-value chosen for significance be corrected for multiple comparisons as is commonly done with the Bonferroni correction.  Because the measures of aerosol deposition are relative to each other, they are not independent of each other.  If one lobe has a high deposition, another lobe must have a lower deposition.  I suspect that this non-independence needs to be considered in the statistical analyses.</w:t>
      </w:r>
    </w:p>
    <w:p w14:paraId="65B1DFBD" w14:textId="74F86AF8" w:rsidR="00E95847" w:rsidRPr="005F3A13" w:rsidRDefault="00E95847" w:rsidP="00E95847">
      <w:pPr>
        <w:rPr>
          <w:color w:val="000000"/>
        </w:rPr>
      </w:pPr>
    </w:p>
    <w:p w14:paraId="792C98D0" w14:textId="23C4D809" w:rsidR="008A5F96" w:rsidRPr="005F3A13" w:rsidRDefault="008A5F96" w:rsidP="00E95847">
      <w:pPr>
        <w:rPr>
          <w:color w:val="FF0000"/>
        </w:rPr>
      </w:pPr>
      <w:r w:rsidRPr="005F3A13">
        <w:rPr>
          <w:color w:val="FF0000"/>
        </w:rPr>
        <w:t>Corrected p values are</w:t>
      </w:r>
      <w:ins w:id="144" w:author="Chantal Darquenne" w:date="2020-07-13T10:11:00Z">
        <w:r w:rsidR="008F04A1" w:rsidRPr="005F3A13">
          <w:rPr>
            <w:color w:val="FF0000"/>
          </w:rPr>
          <w:t xml:space="preserve"> now </w:t>
        </w:r>
      </w:ins>
      <w:del w:id="145" w:author="Chantal Darquenne" w:date="2020-07-13T10:11:00Z">
        <w:r w:rsidRPr="005F3A13" w:rsidDel="008F04A1">
          <w:rPr>
            <w:color w:val="FF0000"/>
          </w:rPr>
          <w:delText xml:space="preserve"> </w:delText>
        </w:r>
      </w:del>
      <w:r w:rsidRPr="005F3A13">
        <w:rPr>
          <w:color w:val="FF0000"/>
        </w:rPr>
        <w:t xml:space="preserve">included in the manuscript based on Bonferroni correction. All results are still significant at the </w:t>
      </w:r>
      <w:del w:id="146" w:author="Chantal Darquenne" w:date="2020-07-13T10:14:00Z">
        <w:r w:rsidRPr="005F3A13" w:rsidDel="008F04A1">
          <w:rPr>
            <w:color w:val="FF0000"/>
          </w:rPr>
          <w:delText xml:space="preserve">significance </w:delText>
        </w:r>
      </w:del>
      <w:r w:rsidRPr="005F3A13">
        <w:rPr>
          <w:color w:val="FF0000"/>
        </w:rPr>
        <w:t>level of 0.05.</w:t>
      </w:r>
    </w:p>
    <w:p w14:paraId="7E4F44EA" w14:textId="77777777" w:rsidR="008A5F96" w:rsidRPr="005F3A13" w:rsidRDefault="008A5F96" w:rsidP="00E95847">
      <w:pPr>
        <w:rPr>
          <w:color w:val="000000"/>
        </w:rPr>
      </w:pPr>
    </w:p>
    <w:p w14:paraId="73E13724" w14:textId="77777777" w:rsidR="00E95847" w:rsidRPr="005F3A13" w:rsidRDefault="00E95847" w:rsidP="00E95847">
      <w:pPr>
        <w:rPr>
          <w:color w:val="000000"/>
        </w:rPr>
      </w:pPr>
      <w:r w:rsidRPr="005F3A13">
        <w:rPr>
          <w:color w:val="000000"/>
        </w:rPr>
        <w:t>2) I am confused by the description of the apex-to-base distribution analyses.  The authors state that each near-acini compartment location was determined by its distance to a reference plane that intersects with the carina and is perpendicular to the bisector line between the main bronchi.  I envision this as a transverse plane (traditional CT slice) that is at the level of the carina.  Hence a compartment in the cranial lung region might have the same distance as a compartment in the basal lung region.  The data in figure 5 show compartments with distances of up to 20 mm from the carina.  This seems to be a large distance for a mouse lung if only being measured from the carina.  The data in figure 5 appear to be plotted as a function of location along the cranial to caudal direction rather than the distance from the carina.</w:t>
      </w:r>
    </w:p>
    <w:p w14:paraId="019DD1B8" w14:textId="1E832649" w:rsidR="002A19D0" w:rsidRDefault="002A19D0" w:rsidP="00E95847">
      <w:pPr>
        <w:rPr>
          <w:ins w:id="147" w:author="Chantal Darquenne" w:date="2020-07-15T11:17:00Z"/>
          <w:color w:val="FF0000"/>
        </w:rPr>
      </w:pPr>
    </w:p>
    <w:p w14:paraId="286078F7" w14:textId="7D686464" w:rsidR="002A19D0" w:rsidRDefault="002C3A2E" w:rsidP="00E95847">
      <w:pPr>
        <w:rPr>
          <w:color w:val="FF0000"/>
        </w:rPr>
      </w:pPr>
      <w:ins w:id="148" w:author="Chantal Darquenne" w:date="2020-07-15T13:20:00Z">
        <w:r>
          <w:rPr>
            <w:color w:val="FF0000"/>
          </w:rPr>
          <w:lastRenderedPageBreak/>
          <w:t>T</w:t>
        </w:r>
      </w:ins>
      <w:ins w:id="149" w:author="Chantal Darquenne" w:date="2020-07-15T11:17:00Z">
        <w:r w:rsidR="002A19D0">
          <w:rPr>
            <w:color w:val="FF0000"/>
          </w:rPr>
          <w:t xml:space="preserve">he distance was indeed measured from </w:t>
        </w:r>
      </w:ins>
      <w:ins w:id="150" w:author="Chantal Darquenne" w:date="2020-07-15T13:20:00Z">
        <w:r w:rsidR="007A35B0">
          <w:rPr>
            <w:color w:val="FF0000"/>
          </w:rPr>
          <w:t xml:space="preserve">a specific location. </w:t>
        </w:r>
      </w:ins>
      <w:ins w:id="151" w:author="Chantal Darquenne" w:date="2020-07-15T13:24:00Z">
        <w:r w:rsidR="007A35B0">
          <w:rPr>
            <w:color w:val="FF0000"/>
          </w:rPr>
          <w:t>T</w:t>
        </w:r>
      </w:ins>
      <w:ins w:id="152" w:author="Chantal Darquenne" w:date="2020-07-15T11:17:00Z">
        <w:r w:rsidR="002A19D0">
          <w:rPr>
            <w:color w:val="FF0000"/>
          </w:rPr>
          <w:t xml:space="preserve">he </w:t>
        </w:r>
      </w:ins>
      <w:ins w:id="153" w:author="Chantal Darquenne" w:date="2020-07-15T13:21:00Z">
        <w:r w:rsidR="007A35B0">
          <w:rPr>
            <w:color w:val="FF0000"/>
          </w:rPr>
          <w:t xml:space="preserve">location </w:t>
        </w:r>
      </w:ins>
      <w:ins w:id="154" w:author="Chantal Darquenne" w:date="2020-07-15T13:27:00Z">
        <w:r w:rsidR="007A35B0">
          <w:rPr>
            <w:color w:val="FF0000"/>
          </w:rPr>
          <w:t xml:space="preserve">of the reference plane </w:t>
        </w:r>
      </w:ins>
      <w:ins w:id="155" w:author="Chantal Darquenne" w:date="2020-07-15T13:21:00Z">
        <w:r w:rsidR="007A35B0">
          <w:rPr>
            <w:color w:val="FF0000"/>
          </w:rPr>
          <w:t xml:space="preserve">was defined as </w:t>
        </w:r>
      </w:ins>
      <w:ins w:id="156" w:author="Chantal Darquenne" w:date="2020-07-15T13:27:00Z">
        <w:r w:rsidR="007A35B0">
          <w:rPr>
            <w:color w:val="FF0000"/>
          </w:rPr>
          <w:t xml:space="preserve">including the </w:t>
        </w:r>
      </w:ins>
      <w:ins w:id="157" w:author="Chantal Darquenne" w:date="2020-07-15T13:21:00Z">
        <w:r w:rsidR="007A35B0">
          <w:rPr>
            <w:color w:val="FF0000"/>
          </w:rPr>
          <w:t xml:space="preserve">intersection of the centerlines of the trachea and main bronchi, which </w:t>
        </w:r>
      </w:ins>
      <w:ins w:id="158" w:author="Chantal Darquenne" w:date="2020-07-15T13:23:00Z">
        <w:r w:rsidR="007A35B0">
          <w:rPr>
            <w:color w:val="FF0000"/>
          </w:rPr>
          <w:t>would be</w:t>
        </w:r>
      </w:ins>
      <w:ins w:id="159" w:author="Chantal Darquenne" w:date="2020-07-15T13:21:00Z">
        <w:r w:rsidR="007A35B0">
          <w:rPr>
            <w:color w:val="FF0000"/>
          </w:rPr>
          <w:t xml:space="preserve"> slightly higher than the carina</w:t>
        </w:r>
      </w:ins>
      <w:ins w:id="160" w:author="Chantal Darquenne" w:date="2020-07-15T13:23:00Z">
        <w:r w:rsidR="007A35B0">
          <w:rPr>
            <w:color w:val="FF0000"/>
          </w:rPr>
          <w:t xml:space="preserve"> itself. </w:t>
        </w:r>
      </w:ins>
      <w:ins w:id="161" w:author="Chantal Darquenne" w:date="2020-07-15T11:17:00Z">
        <w:r w:rsidR="002A19D0">
          <w:rPr>
            <w:color w:val="FF0000"/>
          </w:rPr>
          <w:t xml:space="preserve"> In all but </w:t>
        </w:r>
      </w:ins>
      <w:ins w:id="162" w:author="Wanjun Gu" w:date="2020-07-17T00:01:00Z">
        <w:r w:rsidR="0026573D">
          <w:rPr>
            <w:color w:val="FF0000"/>
          </w:rPr>
          <w:t>5</w:t>
        </w:r>
      </w:ins>
      <w:commentRangeStart w:id="163"/>
      <w:ins w:id="164" w:author="Chantal Darquenne" w:date="2020-07-15T11:21:00Z">
        <w:del w:id="165" w:author="Wanjun Gu" w:date="2020-07-17T00:01:00Z">
          <w:r w:rsidR="002A19D0" w:rsidDel="0026573D">
            <w:rPr>
              <w:color w:val="FF0000"/>
            </w:rPr>
            <w:delText>XX</w:delText>
          </w:r>
        </w:del>
      </w:ins>
      <w:commentRangeEnd w:id="163"/>
      <w:ins w:id="166" w:author="Chantal Darquenne" w:date="2020-07-15T13:28:00Z">
        <w:r w:rsidR="007A35B0">
          <w:rPr>
            <w:rStyle w:val="CommentReference"/>
          </w:rPr>
          <w:commentReference w:id="163"/>
        </w:r>
      </w:ins>
      <w:ins w:id="167" w:author="Chantal Darquenne" w:date="2020-07-15T11:21:00Z">
        <w:r w:rsidR="002A19D0">
          <w:rPr>
            <w:color w:val="FF0000"/>
          </w:rPr>
          <w:t xml:space="preserve"> mice, </w:t>
        </w:r>
        <w:r w:rsidR="00040745">
          <w:rPr>
            <w:color w:val="FF0000"/>
          </w:rPr>
          <w:t xml:space="preserve">the centroid of all near acini </w:t>
        </w:r>
      </w:ins>
      <w:ins w:id="168" w:author="Chantal Darquenne" w:date="2020-07-15T11:22:00Z">
        <w:r w:rsidR="00040745">
          <w:rPr>
            <w:color w:val="FF0000"/>
          </w:rPr>
          <w:t xml:space="preserve">compartments were located below </w:t>
        </w:r>
      </w:ins>
      <w:ins w:id="169" w:author="Chantal Darquenne" w:date="2020-07-15T13:26:00Z">
        <w:r w:rsidR="007A35B0">
          <w:rPr>
            <w:color w:val="FF0000"/>
          </w:rPr>
          <w:t>the refere</w:t>
        </w:r>
      </w:ins>
      <w:ins w:id="170" w:author="Chantal Darquenne" w:date="2020-07-15T13:27:00Z">
        <w:r w:rsidR="007A35B0">
          <w:rPr>
            <w:color w:val="FF0000"/>
          </w:rPr>
          <w:t>nce plane</w:t>
        </w:r>
      </w:ins>
      <w:ins w:id="171" w:author="Chantal Darquenne" w:date="2020-07-15T11:22:00Z">
        <w:r w:rsidR="00040745">
          <w:rPr>
            <w:color w:val="FF0000"/>
          </w:rPr>
          <w:t xml:space="preserve">. </w:t>
        </w:r>
      </w:ins>
      <w:ins w:id="172" w:author="Chantal Darquenne" w:date="2020-07-15T13:26:00Z">
        <w:r w:rsidR="007A35B0">
          <w:rPr>
            <w:color w:val="FF0000"/>
          </w:rPr>
          <w:t xml:space="preserve">Compartment located above the reference plane were assigned a negative value. </w:t>
        </w:r>
      </w:ins>
      <w:ins w:id="173" w:author="Chantal Darquenne" w:date="2020-07-15T13:24:00Z">
        <w:r w:rsidR="007A35B0">
          <w:rPr>
            <w:color w:val="FF0000"/>
          </w:rPr>
          <w:t xml:space="preserve">We agree that </w:t>
        </w:r>
      </w:ins>
      <w:ins w:id="174" w:author="Chantal Darquenne" w:date="2020-07-15T13:25:00Z">
        <w:r w:rsidR="007A35B0">
          <w:rPr>
            <w:color w:val="FF0000"/>
          </w:rPr>
          <w:t>using the term</w:t>
        </w:r>
      </w:ins>
      <w:ins w:id="175" w:author="Chantal Darquenne" w:date="2020-07-15T13:24:00Z">
        <w:r w:rsidR="007A35B0">
          <w:rPr>
            <w:color w:val="FF0000"/>
          </w:rPr>
          <w:t xml:space="preserve"> </w:t>
        </w:r>
      </w:ins>
      <w:ins w:id="176" w:author="Chantal Darquenne" w:date="2020-07-15T13:25:00Z">
        <w:r w:rsidR="007A35B0">
          <w:rPr>
            <w:color w:val="FF0000"/>
          </w:rPr>
          <w:t>“</w:t>
        </w:r>
      </w:ins>
      <w:ins w:id="177" w:author="Chantal Darquenne" w:date="2020-07-15T13:24:00Z">
        <w:r w:rsidR="007A35B0">
          <w:rPr>
            <w:color w:val="FF0000"/>
          </w:rPr>
          <w:t>carina</w:t>
        </w:r>
      </w:ins>
      <w:ins w:id="178" w:author="Chantal Darquenne" w:date="2020-07-15T13:25:00Z">
        <w:r w:rsidR="007A35B0">
          <w:rPr>
            <w:color w:val="FF0000"/>
          </w:rPr>
          <w:t xml:space="preserve">” to define this point </w:t>
        </w:r>
      </w:ins>
      <w:ins w:id="179" w:author="Chantal Darquenne" w:date="2020-07-15T13:24:00Z">
        <w:r w:rsidR="007A35B0">
          <w:rPr>
            <w:color w:val="FF0000"/>
          </w:rPr>
          <w:t>was a little loose</w:t>
        </w:r>
      </w:ins>
      <w:ins w:id="180" w:author="Chantal Darquenne" w:date="2020-07-15T13:25:00Z">
        <w:r w:rsidR="007A35B0">
          <w:rPr>
            <w:color w:val="FF0000"/>
          </w:rPr>
          <w:t xml:space="preserve">. We have modified the text </w:t>
        </w:r>
      </w:ins>
      <w:ins w:id="181" w:author="Chantal Darquenne" w:date="2020-07-15T13:28:00Z">
        <w:r w:rsidR="007A35B0">
          <w:rPr>
            <w:color w:val="FF0000"/>
          </w:rPr>
          <w:t>to better describe the location of the reference plane</w:t>
        </w:r>
      </w:ins>
      <w:ins w:id="182" w:author="Chantal Darquenne" w:date="2020-07-15T13:25:00Z">
        <w:r w:rsidR="007A35B0">
          <w:rPr>
            <w:color w:val="FF0000"/>
          </w:rPr>
          <w:t xml:space="preserve">. </w:t>
        </w:r>
      </w:ins>
    </w:p>
    <w:p w14:paraId="16BBC1D5" w14:textId="3C07C0F3" w:rsidR="002C3A2E" w:rsidRDefault="002C3A2E" w:rsidP="00E95847">
      <w:pPr>
        <w:rPr>
          <w:color w:val="FF0000"/>
        </w:rPr>
      </w:pPr>
    </w:p>
    <w:p w14:paraId="67B0DB63" w14:textId="311CFA11" w:rsidR="002C3A2E" w:rsidRDefault="007A35B0" w:rsidP="002C3A2E">
      <w:pPr>
        <w:rPr>
          <w:ins w:id="183" w:author="Chantal Darquenne" w:date="2020-07-15T11:17:00Z"/>
          <w:color w:val="FF0000"/>
        </w:rPr>
      </w:pPr>
      <w:ins w:id="184" w:author="Chantal Darquenne" w:date="2020-07-15T13:29:00Z">
        <w:r>
          <w:rPr>
            <w:color w:val="FF0000"/>
          </w:rPr>
          <w:t xml:space="preserve">Regarding the lung size, </w:t>
        </w:r>
        <w:proofErr w:type="gramStart"/>
        <w:r>
          <w:rPr>
            <w:color w:val="FF0000"/>
          </w:rPr>
          <w:t>a</w:t>
        </w:r>
      </w:ins>
      <w:ins w:id="185" w:author="Chantal Darquenne" w:date="2020-07-15T10:41:00Z">
        <w:r w:rsidR="002C3A2E">
          <w:rPr>
            <w:color w:val="FF0000"/>
          </w:rPr>
          <w:t xml:space="preserve"> distance of up</w:t>
        </w:r>
        <w:proofErr w:type="gramEnd"/>
        <w:r w:rsidR="002C3A2E">
          <w:rPr>
            <w:color w:val="FF0000"/>
          </w:rPr>
          <w:t xml:space="preserve"> to 20 mm in the cranial to caudal direction is typical for mice of ~25g when lung</w:t>
        </w:r>
      </w:ins>
      <w:ins w:id="186" w:author="Chantal Darquenne" w:date="2020-07-15T11:12:00Z">
        <w:r w:rsidR="002C3A2E">
          <w:rPr>
            <w:color w:val="FF0000"/>
          </w:rPr>
          <w:t>s</w:t>
        </w:r>
      </w:ins>
      <w:ins w:id="187" w:author="Chantal Darquenne" w:date="2020-07-15T10:41:00Z">
        <w:r w:rsidR="002C3A2E">
          <w:rPr>
            <w:color w:val="FF0000"/>
          </w:rPr>
          <w:t xml:space="preserve"> are inflated to TLC</w:t>
        </w:r>
      </w:ins>
      <w:ins w:id="188" w:author="Chantal Darquenne" w:date="2020-07-15T11:12:00Z">
        <w:r w:rsidR="002C3A2E">
          <w:rPr>
            <w:color w:val="FF0000"/>
          </w:rPr>
          <w:t>.</w:t>
        </w:r>
      </w:ins>
      <w:ins w:id="189" w:author="Chantal Darquenne" w:date="2020-07-15T10:42:00Z">
        <w:r w:rsidR="002C3A2E">
          <w:rPr>
            <w:color w:val="FF0000"/>
          </w:rPr>
          <w:t xml:space="preserve"> To illustrate this, we have included </w:t>
        </w:r>
      </w:ins>
      <w:ins w:id="190" w:author="Chantal Darquenne" w:date="2020-07-15T12:08:00Z">
        <w:r w:rsidR="002C3A2E">
          <w:rPr>
            <w:color w:val="FF0000"/>
          </w:rPr>
          <w:t xml:space="preserve">below </w:t>
        </w:r>
      </w:ins>
      <w:ins w:id="191" w:author="Chantal Darquenne" w:date="2020-07-15T10:42:00Z">
        <w:r w:rsidR="002C3A2E">
          <w:rPr>
            <w:color w:val="FF0000"/>
          </w:rPr>
          <w:t>a picture of a lung inflated to a pressure of 25 cm H</w:t>
        </w:r>
        <w:r w:rsidR="002C3A2E" w:rsidRPr="000758E8">
          <w:rPr>
            <w:color w:val="FF0000"/>
            <w:vertAlign w:val="subscript"/>
          </w:rPr>
          <w:t>2</w:t>
        </w:r>
        <w:r w:rsidR="002C3A2E">
          <w:rPr>
            <w:color w:val="FF0000"/>
          </w:rPr>
          <w:t xml:space="preserve">O from a 23 g mouse from a study currently ongoing in our lab </w:t>
        </w:r>
      </w:ins>
      <w:ins w:id="192" w:author="Chantal Darquenne" w:date="2020-07-15T10:43:00Z">
        <w:r w:rsidR="002C3A2E">
          <w:rPr>
            <w:color w:val="FF0000"/>
          </w:rPr>
          <w:t>(see below). The picture was taken in front of</w:t>
        </w:r>
      </w:ins>
      <w:ins w:id="193" w:author="Chantal Darquenne" w:date="2020-07-15T10:44:00Z">
        <w:r w:rsidR="002C3A2E">
          <w:rPr>
            <w:color w:val="FF0000"/>
          </w:rPr>
          <w:t xml:space="preserve"> graph paper (grid spacing = 1 mm)</w:t>
        </w:r>
      </w:ins>
      <w:ins w:id="194" w:author="Chantal Darquenne" w:date="2020-07-15T11:13:00Z">
        <w:r w:rsidR="002C3A2E">
          <w:rPr>
            <w:color w:val="FF0000"/>
          </w:rPr>
          <w:t xml:space="preserve"> and show </w:t>
        </w:r>
      </w:ins>
      <w:ins w:id="195" w:author="Chantal Darquenne" w:date="2020-07-15T10:44:00Z">
        <w:r w:rsidR="002C3A2E">
          <w:rPr>
            <w:color w:val="FF0000"/>
          </w:rPr>
          <w:t xml:space="preserve">that </w:t>
        </w:r>
      </w:ins>
      <w:proofErr w:type="gramStart"/>
      <w:ins w:id="196" w:author="Chantal Darquenne" w:date="2020-07-15T10:45:00Z">
        <w:r w:rsidR="002C3A2E">
          <w:rPr>
            <w:color w:val="FF0000"/>
          </w:rPr>
          <w:t>a distance of 20</w:t>
        </w:r>
        <w:proofErr w:type="gramEnd"/>
        <w:r w:rsidR="002C3A2E">
          <w:rPr>
            <w:color w:val="FF0000"/>
          </w:rPr>
          <w:t xml:space="preserve"> mm is </w:t>
        </w:r>
      </w:ins>
      <w:ins w:id="197" w:author="Chantal Darquenne" w:date="2020-07-15T11:11:00Z">
        <w:r w:rsidR="002C3A2E">
          <w:rPr>
            <w:color w:val="FF0000"/>
          </w:rPr>
          <w:t xml:space="preserve">a </w:t>
        </w:r>
      </w:ins>
      <w:ins w:id="198" w:author="Chantal Darquenne" w:date="2020-07-15T10:45:00Z">
        <w:r w:rsidR="002C3A2E">
          <w:rPr>
            <w:color w:val="FF0000"/>
          </w:rPr>
          <w:t>reasonable</w:t>
        </w:r>
      </w:ins>
      <w:ins w:id="199" w:author="Chantal Darquenne" w:date="2020-07-15T11:11:00Z">
        <w:r w:rsidR="002C3A2E">
          <w:rPr>
            <w:color w:val="FF0000"/>
          </w:rPr>
          <w:t xml:space="preserve"> measure at TLC</w:t>
        </w:r>
      </w:ins>
      <w:ins w:id="200" w:author="Chantal Darquenne" w:date="2020-07-15T10:45:00Z">
        <w:r w:rsidR="002C3A2E">
          <w:rPr>
            <w:color w:val="FF0000"/>
          </w:rPr>
          <w:t xml:space="preserve">. </w:t>
        </w:r>
      </w:ins>
      <w:ins w:id="201" w:author="Chantal Darquenne" w:date="2020-07-15T11:14:00Z">
        <w:r w:rsidR="002C3A2E">
          <w:rPr>
            <w:color w:val="FF0000"/>
          </w:rPr>
          <w:t xml:space="preserve">For comparison, the weight of the mice </w:t>
        </w:r>
      </w:ins>
      <w:ins w:id="202" w:author="Chantal Darquenne" w:date="2020-07-15T11:16:00Z">
        <w:r w:rsidR="002C3A2E">
          <w:rPr>
            <w:color w:val="FF0000"/>
          </w:rPr>
          <w:t>include</w:t>
        </w:r>
      </w:ins>
      <w:ins w:id="203" w:author="Chantal Darquenne" w:date="2020-07-15T11:17:00Z">
        <w:r w:rsidR="002C3A2E">
          <w:rPr>
            <w:color w:val="FF0000"/>
          </w:rPr>
          <w:t xml:space="preserve">d </w:t>
        </w:r>
      </w:ins>
      <w:ins w:id="204" w:author="Chantal Darquenne" w:date="2020-07-15T11:14:00Z">
        <w:r w:rsidR="002C3A2E">
          <w:rPr>
            <w:color w:val="FF0000"/>
          </w:rPr>
          <w:t xml:space="preserve">in the </w:t>
        </w:r>
        <w:proofErr w:type="spellStart"/>
        <w:r w:rsidR="002C3A2E">
          <w:rPr>
            <w:color w:val="FF0000"/>
          </w:rPr>
          <w:t>lapdMouse</w:t>
        </w:r>
        <w:proofErr w:type="spellEnd"/>
        <w:r w:rsidR="002C3A2E">
          <w:rPr>
            <w:color w:val="FF0000"/>
          </w:rPr>
          <w:t xml:space="preserve"> archive is </w:t>
        </w:r>
      </w:ins>
      <w:ins w:id="205" w:author="Chantal Darquenne" w:date="2020-07-15T11:17:00Z">
        <w:r w:rsidR="002C3A2E">
          <w:rPr>
            <w:color w:val="FF0000"/>
          </w:rPr>
          <w:t>23 ± 1.7 g.</w:t>
        </w:r>
      </w:ins>
    </w:p>
    <w:p w14:paraId="10820971" w14:textId="77777777" w:rsidR="002C3A2E" w:rsidRDefault="002C3A2E" w:rsidP="00E95847">
      <w:pPr>
        <w:rPr>
          <w:ins w:id="206" w:author="Chantal Darquenne" w:date="2020-07-15T11:11:00Z"/>
          <w:color w:val="FF0000"/>
        </w:rPr>
      </w:pPr>
    </w:p>
    <w:p w14:paraId="09400E15" w14:textId="4C4D3217" w:rsidR="007A4666" w:rsidRDefault="007A4666" w:rsidP="00E95847">
      <w:pPr>
        <w:rPr>
          <w:ins w:id="207" w:author="Chantal Darquenne" w:date="2020-07-15T10:45:00Z"/>
          <w:color w:val="FF0000"/>
        </w:rPr>
      </w:pPr>
      <w:ins w:id="208" w:author="Chantal Darquenne" w:date="2020-07-15T11:11:00Z">
        <w:r>
          <w:rPr>
            <w:noProof/>
            <w:color w:val="FF0000"/>
          </w:rPr>
          <w:drawing>
            <wp:inline distT="0" distB="0" distL="0" distR="0" wp14:anchorId="48876C74" wp14:editId="2C25DAF4">
              <wp:extent cx="2888007" cy="2103120"/>
              <wp:effectExtent l="0" t="127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se lung at TLC.jpg"/>
                      <pic:cNvPicPr/>
                    </pic:nvPicPr>
                    <pic:blipFill rotWithShape="1">
                      <a:blip r:embed="rId10">
                        <a:extLst>
                          <a:ext uri="{28A0092B-C50C-407E-A947-70E740481C1C}">
                            <a14:useLocalDpi xmlns:a14="http://schemas.microsoft.com/office/drawing/2010/main" val="0"/>
                          </a:ext>
                        </a:extLst>
                      </a:blip>
                      <a:srcRect l="22259" t="25525" r="19637" b="18059"/>
                      <a:stretch/>
                    </pic:blipFill>
                    <pic:spPr bwMode="auto">
                      <a:xfrm rot="5400000">
                        <a:off x="0" y="0"/>
                        <a:ext cx="2888007" cy="2103120"/>
                      </a:xfrm>
                      <a:prstGeom prst="rect">
                        <a:avLst/>
                      </a:prstGeom>
                      <a:ln>
                        <a:noFill/>
                      </a:ln>
                      <a:extLst>
                        <a:ext uri="{53640926-AAD7-44D8-BBD7-CCE9431645EC}">
                          <a14:shadowObscured xmlns:a14="http://schemas.microsoft.com/office/drawing/2010/main"/>
                        </a:ext>
                      </a:extLst>
                    </pic:spPr>
                  </pic:pic>
                </a:graphicData>
              </a:graphic>
            </wp:inline>
          </w:drawing>
        </w:r>
      </w:ins>
    </w:p>
    <w:p w14:paraId="0E5C91C8" w14:textId="10516D24" w:rsidR="000758E8" w:rsidRDefault="000758E8" w:rsidP="00E95847">
      <w:pPr>
        <w:rPr>
          <w:ins w:id="209" w:author="Chantal Darquenne" w:date="2020-07-15T10:45:00Z"/>
          <w:color w:val="FF0000"/>
        </w:rPr>
      </w:pPr>
    </w:p>
    <w:p w14:paraId="478DCFA9" w14:textId="4AF919EE" w:rsidR="008F3260" w:rsidRPr="005F3A13" w:rsidDel="007A35B0" w:rsidRDefault="008A609D" w:rsidP="00E95847">
      <w:pPr>
        <w:rPr>
          <w:del w:id="210" w:author="Chantal Darquenne" w:date="2020-07-15T13:29:00Z"/>
          <w:color w:val="FF0000"/>
        </w:rPr>
      </w:pPr>
      <w:del w:id="211" w:author="Chantal Darquenne" w:date="2020-07-15T13:29:00Z">
        <w:r w:rsidRPr="005F3A13" w:rsidDel="007A35B0">
          <w:rPr>
            <w:color w:val="FF0000"/>
          </w:rPr>
          <w:delText>As il</w:delText>
        </w:r>
        <w:r w:rsidR="008F3260" w:rsidRPr="005F3A13" w:rsidDel="007A35B0">
          <w:rPr>
            <w:color w:val="FF0000"/>
          </w:rPr>
          <w:delText xml:space="preserve">lustrated in figure 5b, the plane </w:delText>
        </w:r>
        <w:r w:rsidRPr="005F3A13" w:rsidDel="007A35B0">
          <w:rPr>
            <w:color w:val="FF0000"/>
          </w:rPr>
          <w:delText xml:space="preserve">intersects with the carina and is perpendicular to the bisector line of the </w:delText>
        </w:r>
      </w:del>
      <w:del w:id="212" w:author="Chantal Darquenne" w:date="2020-07-13T10:14:00Z">
        <w:r w:rsidRPr="005F3A13" w:rsidDel="008F04A1">
          <w:rPr>
            <w:color w:val="FF0000"/>
          </w:rPr>
          <w:delText>biphication</w:delText>
        </w:r>
      </w:del>
      <w:del w:id="213" w:author="Chantal Darquenne" w:date="2020-07-15T13:29:00Z">
        <w:r w:rsidRPr="005F3A13" w:rsidDel="007A35B0">
          <w:rPr>
            <w:color w:val="FF0000"/>
          </w:rPr>
          <w:delText>.</w:delText>
        </w:r>
      </w:del>
    </w:p>
    <w:p w14:paraId="5F020D89" w14:textId="77777777" w:rsidR="00E316A8" w:rsidRPr="005F3A13" w:rsidRDefault="00E316A8" w:rsidP="00E95847">
      <w:pPr>
        <w:rPr>
          <w:color w:val="FF0000"/>
        </w:rPr>
      </w:pPr>
    </w:p>
    <w:p w14:paraId="72428938" w14:textId="77777777" w:rsidR="00E95847" w:rsidRPr="005F3A13" w:rsidRDefault="00E95847" w:rsidP="00E95847">
      <w:pPr>
        <w:rPr>
          <w:color w:val="000000"/>
        </w:rPr>
      </w:pPr>
      <w:r w:rsidRPr="005F3A13">
        <w:rPr>
          <w:color w:val="000000"/>
        </w:rPr>
        <w:t xml:space="preserve">3)  I have a tough time deciphering the legends in figure 2.  There appears to be 2 mouse studies (triangles) that are both black (this study).  The triangles indicating mice C57BL/6 suggest that only that strain was used in the </w:t>
      </w:r>
      <w:proofErr w:type="gramStart"/>
      <w:r w:rsidRPr="005F3A13">
        <w:rPr>
          <w:color w:val="000000"/>
        </w:rPr>
        <w:t>figure</w:t>
      </w:r>
      <w:proofErr w:type="gramEnd"/>
      <w:r w:rsidRPr="005F3A13">
        <w:rPr>
          <w:color w:val="000000"/>
        </w:rPr>
        <w:t xml:space="preserve"> but I do not get that from reading the text.  The text has C57J/6 mice while the legend has C57BL/6 mice.  Rather than using shades of grey to indicate the study, might the authors use solid markers, open markers, and dotted marker/lines?</w:t>
      </w:r>
    </w:p>
    <w:p w14:paraId="7D971DC7" w14:textId="45E004E4" w:rsidR="00E95847" w:rsidRDefault="00E95847" w:rsidP="00E95847">
      <w:pPr>
        <w:rPr>
          <w:ins w:id="214" w:author="Chantal Darquenne" w:date="2020-07-15T13:30:00Z"/>
          <w:color w:val="000000"/>
        </w:rPr>
      </w:pPr>
    </w:p>
    <w:p w14:paraId="3E287D9D" w14:textId="6DA210B8" w:rsidR="00675F5A" w:rsidRDefault="00675F5A" w:rsidP="00E95847">
      <w:pPr>
        <w:rPr>
          <w:ins w:id="215" w:author="Chantal Darquenne" w:date="2020-07-15T13:30:00Z"/>
          <w:color w:val="FF0000"/>
        </w:rPr>
      </w:pPr>
      <w:ins w:id="216" w:author="Chantal Darquenne" w:date="2020-07-15T13:30:00Z">
        <w:del w:id="217" w:author="Wanjun Gu" w:date="2020-07-17T00:00:00Z">
          <w:r w:rsidDel="0026573D">
            <w:rPr>
              <w:color w:val="FF0000"/>
            </w:rPr>
            <w:delText>Wanjun to draw a new figure</w:delText>
          </w:r>
        </w:del>
      </w:ins>
      <w:ins w:id="218" w:author="Wanjun Gu" w:date="2020-07-17T00:00:00Z">
        <w:r w:rsidR="0026573D">
          <w:rPr>
            <w:color w:val="FF0000"/>
          </w:rPr>
          <w:t xml:space="preserve"> Figure 2 has been updated. </w:t>
        </w:r>
      </w:ins>
    </w:p>
    <w:p w14:paraId="72E16419" w14:textId="77777777" w:rsidR="00675F5A" w:rsidRPr="00675F5A" w:rsidRDefault="00675F5A" w:rsidP="00E95847">
      <w:pPr>
        <w:rPr>
          <w:color w:val="FF0000"/>
        </w:rPr>
      </w:pPr>
    </w:p>
    <w:p w14:paraId="295E65FD" w14:textId="77777777" w:rsidR="00E95847" w:rsidRPr="005F3A13" w:rsidRDefault="00E95847" w:rsidP="00E95847">
      <w:pPr>
        <w:rPr>
          <w:color w:val="000000"/>
        </w:rPr>
      </w:pPr>
      <w:r w:rsidRPr="005F3A13">
        <w:rPr>
          <w:color w:val="000000"/>
        </w:rPr>
        <w:t>4) Why were the 0.5 particles not included in figure 2B?</w:t>
      </w:r>
    </w:p>
    <w:p w14:paraId="257B56C8" w14:textId="77777777" w:rsidR="00FD06C5" w:rsidRPr="005F3A13" w:rsidRDefault="00FD06C5" w:rsidP="00E95847">
      <w:pPr>
        <w:rPr>
          <w:color w:val="000000"/>
        </w:rPr>
      </w:pPr>
    </w:p>
    <w:p w14:paraId="07BCEF28" w14:textId="28F4AB5A" w:rsidR="00FD06C5" w:rsidRPr="005F3A13" w:rsidRDefault="007803E2" w:rsidP="00E95847">
      <w:pPr>
        <w:rPr>
          <w:color w:val="FF0000"/>
        </w:rPr>
      </w:pPr>
      <w:ins w:id="219" w:author="Chantal Darquenne" w:date="2020-07-15T13:31:00Z">
        <w:r>
          <w:rPr>
            <w:color w:val="FF0000"/>
          </w:rPr>
          <w:t xml:space="preserve">Data with 0.5 µm particles were obtained in </w:t>
        </w:r>
        <w:proofErr w:type="spellStart"/>
        <w:r>
          <w:rPr>
            <w:color w:val="FF0000"/>
          </w:rPr>
          <w:t>Balb</w:t>
        </w:r>
        <w:proofErr w:type="spellEnd"/>
        <w:r>
          <w:rPr>
            <w:color w:val="FF0000"/>
          </w:rPr>
          <w:t xml:space="preserve">/c mice. </w:t>
        </w:r>
      </w:ins>
      <w:r w:rsidR="00FD06C5" w:rsidRPr="005F3A13">
        <w:rPr>
          <w:color w:val="FF0000"/>
        </w:rPr>
        <w:t xml:space="preserve">Only </w:t>
      </w:r>
      <w:ins w:id="220" w:author="Chantal Darquenne" w:date="2020-07-15T13:30:00Z">
        <w:r>
          <w:rPr>
            <w:color w:val="FF0000"/>
          </w:rPr>
          <w:t>da</w:t>
        </w:r>
      </w:ins>
      <w:ins w:id="221" w:author="Chantal Darquenne" w:date="2020-07-15T13:31:00Z">
        <w:r>
          <w:rPr>
            <w:color w:val="FF0000"/>
          </w:rPr>
          <w:t xml:space="preserve">ta from </w:t>
        </w:r>
      </w:ins>
      <w:r w:rsidR="00FD06C5" w:rsidRPr="005F3A13">
        <w:rPr>
          <w:color w:val="FF0000"/>
        </w:rPr>
        <w:t xml:space="preserve">C57BL/6 mice </w:t>
      </w:r>
      <w:ins w:id="222" w:author="Chantal Darquenne" w:date="2020-07-15T13:31:00Z">
        <w:r>
          <w:rPr>
            <w:color w:val="FF0000"/>
          </w:rPr>
          <w:t xml:space="preserve">were included </w:t>
        </w:r>
      </w:ins>
      <w:r w:rsidR="00FD06C5" w:rsidRPr="005F3A13">
        <w:rPr>
          <w:color w:val="FF0000"/>
        </w:rPr>
        <w:t xml:space="preserve">in </w:t>
      </w:r>
      <w:del w:id="223" w:author="Chantal Darquenne" w:date="2020-07-15T13:31:00Z">
        <w:r w:rsidR="00FD06C5" w:rsidRPr="005F3A13" w:rsidDel="007803E2">
          <w:rPr>
            <w:color w:val="FF0000"/>
          </w:rPr>
          <w:delText xml:space="preserve">this </w:delText>
        </w:r>
      </w:del>
      <w:r w:rsidR="00FD06C5" w:rsidRPr="005F3A13">
        <w:rPr>
          <w:color w:val="FF0000"/>
        </w:rPr>
        <w:t>figure</w:t>
      </w:r>
      <w:ins w:id="224" w:author="Chantal Darquenne" w:date="2020-07-15T13:31:00Z">
        <w:r>
          <w:rPr>
            <w:color w:val="FF0000"/>
          </w:rPr>
          <w:t xml:space="preserve"> 2B </w:t>
        </w:r>
      </w:ins>
      <w:ins w:id="225" w:author="Chantal Darquenne" w:date="2020-07-15T13:32:00Z">
        <w:r>
          <w:rPr>
            <w:color w:val="FF0000"/>
          </w:rPr>
          <w:t xml:space="preserve">and as such no 0.5 µm data sets from the </w:t>
        </w:r>
        <w:proofErr w:type="spellStart"/>
        <w:r>
          <w:rPr>
            <w:color w:val="FF0000"/>
          </w:rPr>
          <w:t>lapdMouse</w:t>
        </w:r>
        <w:proofErr w:type="spellEnd"/>
        <w:r>
          <w:rPr>
            <w:color w:val="FF0000"/>
          </w:rPr>
          <w:t xml:space="preserve"> archive were included.</w:t>
        </w:r>
      </w:ins>
      <w:del w:id="226" w:author="Chantal Darquenne" w:date="2020-07-15T13:32:00Z">
        <w:r w:rsidR="00FD06C5" w:rsidRPr="005F3A13" w:rsidDel="007803E2">
          <w:rPr>
            <w:color w:val="FF0000"/>
          </w:rPr>
          <w:delText>.</w:delText>
        </w:r>
      </w:del>
      <w:r w:rsidR="00FD06C5" w:rsidRPr="005F3A13">
        <w:rPr>
          <w:color w:val="FF0000"/>
        </w:rPr>
        <w:t xml:space="preserve"> </w:t>
      </w:r>
      <w:ins w:id="227" w:author="Chantal Darquenne" w:date="2020-07-15T13:32:00Z">
        <w:r>
          <w:rPr>
            <w:color w:val="FF0000"/>
          </w:rPr>
          <w:t xml:space="preserve">We have now make this clearer in </w:t>
        </w:r>
      </w:ins>
      <w:del w:id="228" w:author="Chantal Darquenne" w:date="2020-07-15T13:32:00Z">
        <w:r w:rsidR="00FD06C5" w:rsidRPr="005F3A13" w:rsidDel="007803E2">
          <w:rPr>
            <w:color w:val="FF0000"/>
          </w:rPr>
          <w:delText xml:space="preserve">It is now clarified in </w:delText>
        </w:r>
      </w:del>
      <w:r w:rsidR="00FD06C5" w:rsidRPr="005F3A13">
        <w:rPr>
          <w:color w:val="FF0000"/>
        </w:rPr>
        <w:t>the legend</w:t>
      </w:r>
      <w:ins w:id="229" w:author="Chantal Darquenne" w:date="2020-07-15T13:32:00Z">
        <w:r>
          <w:rPr>
            <w:color w:val="FF0000"/>
          </w:rPr>
          <w:t xml:space="preserve"> and in the </w:t>
        </w:r>
      </w:ins>
      <w:ins w:id="230" w:author="Chantal Darquenne" w:date="2020-07-15T13:33:00Z">
        <w:r>
          <w:rPr>
            <w:color w:val="FF0000"/>
          </w:rPr>
          <w:t>text.</w:t>
        </w:r>
      </w:ins>
    </w:p>
    <w:p w14:paraId="762F835B" w14:textId="77777777" w:rsidR="00E95847" w:rsidRPr="005F3A13" w:rsidRDefault="00E95847" w:rsidP="00E95847">
      <w:pPr>
        <w:rPr>
          <w:color w:val="000000"/>
        </w:rPr>
      </w:pPr>
    </w:p>
    <w:p w14:paraId="0258DF8F" w14:textId="1797E139" w:rsidR="00C70D01" w:rsidRDefault="00E95847" w:rsidP="00E95847">
      <w:pPr>
        <w:rPr>
          <w:ins w:id="231" w:author="Chantal Darquenne" w:date="2020-07-15T13:33:00Z"/>
          <w:color w:val="000000"/>
        </w:rPr>
      </w:pPr>
      <w:r w:rsidRPr="005F3A13">
        <w:rPr>
          <w:color w:val="000000"/>
        </w:rPr>
        <w:t xml:space="preserve">5) The authors state a significant effect of "height" on the deposition pattern with deposition being greater in the lung apex.  In a prone mouse, the lung apex is at the same level as the lung </w:t>
      </w:r>
      <w:proofErr w:type="gramStart"/>
      <w:r w:rsidRPr="005F3A13">
        <w:rPr>
          <w:color w:val="000000"/>
        </w:rPr>
        <w:t>base</w:t>
      </w:r>
      <w:proofErr w:type="gramEnd"/>
      <w:r w:rsidRPr="005F3A13">
        <w:rPr>
          <w:color w:val="000000"/>
        </w:rPr>
        <w:t xml:space="preserve"> so I do not see the effect of height.  The authors later discuss non-dependent and dependent lung regions when they are talking about cranial and caudal regions, respectively.  Again, I do not think of these as non-dependent and dependent regions in a prone mouse.</w:t>
      </w:r>
    </w:p>
    <w:p w14:paraId="38A80107" w14:textId="203C41A9" w:rsidR="009F5550" w:rsidRDefault="009F5550" w:rsidP="00E95847">
      <w:pPr>
        <w:rPr>
          <w:ins w:id="232" w:author="Chantal Darquenne" w:date="2020-07-15T13:33:00Z"/>
          <w:color w:val="000000"/>
        </w:rPr>
      </w:pPr>
    </w:p>
    <w:p w14:paraId="42AFBB40" w14:textId="0E75AEC6" w:rsidR="009F5550" w:rsidRPr="005B0BC0" w:rsidRDefault="009F5550" w:rsidP="00E95847">
      <w:pPr>
        <w:rPr>
          <w:color w:val="FF0000"/>
        </w:rPr>
      </w:pPr>
      <w:ins w:id="233" w:author="Chantal Darquenne" w:date="2020-07-15T13:33:00Z">
        <w:r>
          <w:rPr>
            <w:color w:val="FF0000"/>
          </w:rPr>
          <w:t>W</w:t>
        </w:r>
      </w:ins>
      <w:ins w:id="234" w:author="Chantal Darquenne" w:date="2020-07-15T13:34:00Z">
        <w:r>
          <w:rPr>
            <w:color w:val="FF0000"/>
          </w:rPr>
          <w:t>e</w:t>
        </w:r>
      </w:ins>
      <w:ins w:id="235" w:author="Chantal Darquenne" w:date="2020-07-15T13:33:00Z">
        <w:r>
          <w:rPr>
            <w:color w:val="FF0000"/>
          </w:rPr>
          <w:t xml:space="preserve"> have modified the wording and </w:t>
        </w:r>
      </w:ins>
      <w:ins w:id="236" w:author="Chantal Darquenne" w:date="2020-07-15T13:34:00Z">
        <w:r>
          <w:rPr>
            <w:color w:val="FF0000"/>
          </w:rPr>
          <w:t>refrain to use</w:t>
        </w:r>
      </w:ins>
      <w:ins w:id="237" w:author="Chantal Darquenne" w:date="2020-07-15T13:33:00Z">
        <w:r>
          <w:rPr>
            <w:color w:val="FF0000"/>
          </w:rPr>
          <w:t xml:space="preserve"> “height” </w:t>
        </w:r>
      </w:ins>
      <w:ins w:id="238" w:author="Chantal Darquenne" w:date="2020-07-15T13:34:00Z">
        <w:r>
          <w:rPr>
            <w:color w:val="FF0000"/>
          </w:rPr>
          <w:t>to describe the position of the near-acini compartment</w:t>
        </w:r>
      </w:ins>
      <w:ins w:id="239" w:author="Chantal Darquenne" w:date="2020-07-15T13:36:00Z">
        <w:r>
          <w:rPr>
            <w:color w:val="FF0000"/>
          </w:rPr>
          <w:t>s to avoid the analogy with gravitational effects and height</w:t>
        </w:r>
      </w:ins>
      <w:ins w:id="240" w:author="Chantal Darquenne" w:date="2020-07-15T13:34:00Z">
        <w:r>
          <w:rPr>
            <w:color w:val="FF0000"/>
          </w:rPr>
          <w:t xml:space="preserve">. </w:t>
        </w:r>
      </w:ins>
      <w:ins w:id="241" w:author="Chantal Darquenne" w:date="2020-07-15T13:37:00Z">
        <w:r>
          <w:rPr>
            <w:color w:val="FF0000"/>
          </w:rPr>
          <w:t>Similarly, w</w:t>
        </w:r>
      </w:ins>
      <w:ins w:id="242" w:author="Chantal Darquenne" w:date="2020-07-15T13:35:00Z">
        <w:r>
          <w:rPr>
            <w:color w:val="FF0000"/>
          </w:rPr>
          <w:t xml:space="preserve">e now refer to the cranial and caudal regions of the lung rather than apex and base of the lung. </w:t>
        </w:r>
      </w:ins>
      <w:ins w:id="243" w:author="Chantal Darquenne" w:date="2020-07-15T13:37:00Z">
        <w:r>
          <w:rPr>
            <w:color w:val="FF0000"/>
          </w:rPr>
          <w:t>Changes have been made throughout the manuscript.</w:t>
        </w:r>
      </w:ins>
      <w:ins w:id="244" w:author="Chantal Darquenne" w:date="2020-07-15T13:34:00Z">
        <w:r>
          <w:rPr>
            <w:color w:val="FF0000"/>
          </w:rPr>
          <w:t xml:space="preserve"> </w:t>
        </w:r>
      </w:ins>
    </w:p>
    <w:p w14:paraId="5AC812CF" w14:textId="77777777" w:rsidR="00C70D01" w:rsidRPr="005F3A13" w:rsidRDefault="00C70D01" w:rsidP="00E95847">
      <w:pPr>
        <w:rPr>
          <w:color w:val="000000"/>
        </w:rPr>
      </w:pPr>
    </w:p>
    <w:p w14:paraId="351B802E" w14:textId="77777777" w:rsidR="00E95847" w:rsidRPr="005F3A13" w:rsidRDefault="00E95847" w:rsidP="00E95847">
      <w:pPr>
        <w:rPr>
          <w:color w:val="000000"/>
        </w:rPr>
      </w:pPr>
      <w:r w:rsidRPr="005F3A13">
        <w:rPr>
          <w:color w:val="000000"/>
        </w:rPr>
        <w:t>6) The authors define "hot spots" within near-acini regions.  They then suggest that the hot spots are likely at airway bifurcations to the apical lung regions.  If I understand it correctly, the defined hot spots are in the near-acini compartments exclude the airways and therefore cannot be at airway bifurcations.</w:t>
      </w:r>
    </w:p>
    <w:p w14:paraId="7B113136" w14:textId="7B3BC8F6" w:rsidR="00E95847" w:rsidRDefault="00E95847" w:rsidP="00E95847">
      <w:pPr>
        <w:rPr>
          <w:ins w:id="245" w:author="Chantal Darquenne" w:date="2020-07-15T13:38:00Z"/>
          <w:color w:val="000000"/>
        </w:rPr>
      </w:pPr>
    </w:p>
    <w:p w14:paraId="3F9971A4" w14:textId="54555B2D" w:rsidR="005B0BC0" w:rsidRPr="00333FED" w:rsidRDefault="00984D6C" w:rsidP="00E95847">
      <w:pPr>
        <w:rPr>
          <w:ins w:id="246" w:author="Chantal Darquenne" w:date="2020-07-15T13:39:00Z"/>
          <w:color w:val="FF0000"/>
        </w:rPr>
      </w:pPr>
      <w:ins w:id="247" w:author="Chantal Darquenne" w:date="2020-07-15T13:46:00Z">
        <w:r w:rsidRPr="00333FED">
          <w:rPr>
            <w:color w:val="FF0000"/>
          </w:rPr>
          <w:t xml:space="preserve">The figure below (Fig </w:t>
        </w:r>
      </w:ins>
      <w:ins w:id="248" w:author="Chantal Darquenne" w:date="2020-07-15T13:47:00Z">
        <w:r w:rsidRPr="00333FED">
          <w:rPr>
            <w:color w:val="FF0000"/>
          </w:rPr>
          <w:t>14</w:t>
        </w:r>
      </w:ins>
      <w:ins w:id="249" w:author="Chantal Darquenne" w:date="2020-07-15T13:46:00Z">
        <w:r w:rsidRPr="00333FED">
          <w:rPr>
            <w:color w:val="FF0000"/>
          </w:rPr>
          <w:t xml:space="preserve"> from </w:t>
        </w:r>
        <w:proofErr w:type="spellStart"/>
        <w:r w:rsidRPr="00333FED">
          <w:rPr>
            <w:color w:val="FF0000"/>
          </w:rPr>
          <w:t>bauer</w:t>
        </w:r>
        <w:proofErr w:type="spellEnd"/>
        <w:r w:rsidRPr="00333FED">
          <w:rPr>
            <w:color w:val="FF0000"/>
          </w:rPr>
          <w:t xml:space="preserve"> et al. </w:t>
        </w:r>
        <w:r w:rsidRPr="00333FED">
          <w:rPr>
            <w:i/>
            <w:color w:val="FF0000"/>
          </w:rPr>
          <w:t>J. Appl. Physiol.</w:t>
        </w:r>
        <w:r w:rsidRPr="00333FED">
          <w:rPr>
            <w:color w:val="FF0000"/>
          </w:rPr>
          <w:t>, 2020)</w:t>
        </w:r>
      </w:ins>
      <w:ins w:id="250" w:author="Chantal Darquenne" w:date="2020-07-15T13:45:00Z">
        <w:r w:rsidRPr="00333FED">
          <w:rPr>
            <w:color w:val="FF0000"/>
          </w:rPr>
          <w:t xml:space="preserve"> </w:t>
        </w:r>
      </w:ins>
      <w:ins w:id="251" w:author="Chantal Darquenne" w:date="2020-07-15T13:48:00Z">
        <w:r w:rsidRPr="00333FED">
          <w:rPr>
            <w:color w:val="FF0000"/>
          </w:rPr>
          <w:t>shows the near-acini segmentation (</w:t>
        </w:r>
        <w:r w:rsidRPr="00DD7DE1">
          <w:rPr>
            <w:color w:val="FF0000"/>
          </w:rPr>
          <w:t xml:space="preserve">panel B) and the segmented airways (panel D). All distal airways identified in red </w:t>
        </w:r>
      </w:ins>
      <w:ins w:id="252" w:author="Chantal Darquenne" w:date="2020-07-15T13:49:00Z">
        <w:r w:rsidRPr="00DD7DE1">
          <w:rPr>
            <w:color w:val="FF0000"/>
          </w:rPr>
          <w:t xml:space="preserve">in panel D </w:t>
        </w:r>
      </w:ins>
      <w:ins w:id="253" w:author="Chantal Darquenne" w:date="2020-07-15T13:48:00Z">
        <w:r w:rsidRPr="00DD7DE1">
          <w:rPr>
            <w:color w:val="FF0000"/>
          </w:rPr>
          <w:t xml:space="preserve">were included in </w:t>
        </w:r>
        <w:r w:rsidRPr="00333FED">
          <w:rPr>
            <w:color w:val="FF0000"/>
          </w:rPr>
          <w:t>the near-acini compartments</w:t>
        </w:r>
      </w:ins>
      <w:ins w:id="254" w:author="Chantal Darquenne" w:date="2020-07-15T13:49:00Z">
        <w:r w:rsidRPr="00333FED">
          <w:rPr>
            <w:color w:val="FF0000"/>
          </w:rPr>
          <w:t xml:space="preserve">. The only airways excluded from the near-acini segmentations were the main monopodial airways leading to each lobe. </w:t>
        </w:r>
      </w:ins>
      <w:ins w:id="255" w:author="Chantal Darquenne" w:date="2020-07-15T13:53:00Z">
        <w:r w:rsidR="00333FED">
          <w:rPr>
            <w:color w:val="FF0000"/>
          </w:rPr>
          <w:t>So, deposition at each airway bifurcation</w:t>
        </w:r>
      </w:ins>
      <w:ins w:id="256" w:author="Chantal Darquenne" w:date="2020-07-15T13:50:00Z">
        <w:r w:rsidRPr="00333FED">
          <w:rPr>
            <w:color w:val="FF0000"/>
          </w:rPr>
          <w:t xml:space="preserve"> was </w:t>
        </w:r>
      </w:ins>
      <w:ins w:id="257" w:author="Chantal Darquenne" w:date="2020-07-15T13:51:00Z">
        <w:r w:rsidRPr="00333FED">
          <w:rPr>
            <w:color w:val="FF0000"/>
          </w:rPr>
          <w:t>included in the near-acini d</w:t>
        </w:r>
        <w:r w:rsidR="00333FED" w:rsidRPr="00333FED">
          <w:rPr>
            <w:color w:val="FF0000"/>
          </w:rPr>
          <w:t>eposition analysis</w:t>
        </w:r>
      </w:ins>
      <w:ins w:id="258" w:author="Chantal Darquenne" w:date="2020-07-15T13:53:00Z">
        <w:r w:rsidR="00333FED">
          <w:rPr>
            <w:color w:val="FF0000"/>
          </w:rPr>
          <w:t xml:space="preserve">, </w:t>
        </w:r>
        <w:del w:id="259" w:author="Wanjun Gu [2]" w:date="2020-07-17T10:11:00Z">
          <w:r w:rsidR="00333FED" w:rsidDel="007E6705">
            <w:rPr>
              <w:color w:val="FF0000"/>
            </w:rPr>
            <w:delText xml:space="preserve">except </w:delText>
          </w:r>
          <w:r w:rsidR="00333FED" w:rsidRPr="00973AD9" w:rsidDel="007E6705">
            <w:rPr>
              <w:color w:val="FF0000"/>
            </w:rPr>
            <w:delText>So</w:delText>
          </w:r>
          <w:r w:rsidR="00333FED" w:rsidDel="007E6705">
            <w:rPr>
              <w:color w:val="FF0000"/>
            </w:rPr>
            <w:delText>,</w:delText>
          </w:r>
          <w:r w:rsidR="00333FED" w:rsidRPr="00333FED" w:rsidDel="007E6705">
            <w:rPr>
              <w:color w:val="FF0000"/>
            </w:rPr>
            <w:delText xml:space="preserve"> </w:delText>
          </w:r>
        </w:del>
        <w:r w:rsidR="00333FED">
          <w:rPr>
            <w:color w:val="FF0000"/>
          </w:rPr>
          <w:t>except for</w:t>
        </w:r>
        <w:r w:rsidR="00333FED" w:rsidRPr="00333FED">
          <w:rPr>
            <w:color w:val="FF0000"/>
          </w:rPr>
          <w:t xml:space="preserve"> deposition at the </w:t>
        </w:r>
        <w:r w:rsidR="00333FED">
          <w:rPr>
            <w:color w:val="FF0000"/>
          </w:rPr>
          <w:t>most proxim</w:t>
        </w:r>
      </w:ins>
      <w:ins w:id="260" w:author="Chantal Darquenne" w:date="2020-07-15T13:54:00Z">
        <w:r w:rsidR="00333FED">
          <w:rPr>
            <w:color w:val="FF0000"/>
          </w:rPr>
          <w:t>al airway</w:t>
        </w:r>
      </w:ins>
      <w:ins w:id="261" w:author="Chantal Darquenne" w:date="2020-07-15T13:53:00Z">
        <w:r w:rsidR="00333FED" w:rsidRPr="00333FED">
          <w:rPr>
            <w:color w:val="FF0000"/>
          </w:rPr>
          <w:t xml:space="preserve"> bifurcation </w:t>
        </w:r>
        <w:r w:rsidR="00333FED">
          <w:rPr>
            <w:color w:val="FF0000"/>
          </w:rPr>
          <w:t>in</w:t>
        </w:r>
        <w:r w:rsidR="00333FED" w:rsidRPr="00333FED">
          <w:rPr>
            <w:color w:val="FF0000"/>
          </w:rPr>
          <w:t xml:space="preserve"> each lobe</w:t>
        </w:r>
      </w:ins>
      <w:ins w:id="262" w:author="Chantal Darquenne" w:date="2020-07-15T13:51:00Z">
        <w:r w:rsidR="00333FED" w:rsidRPr="00333FED">
          <w:rPr>
            <w:color w:val="FF0000"/>
          </w:rPr>
          <w:t xml:space="preserve">. </w:t>
        </w:r>
      </w:ins>
    </w:p>
    <w:p w14:paraId="54E2D57B" w14:textId="687BBA12" w:rsidR="005B0BC0" w:rsidRDefault="005B0BC0" w:rsidP="00E95847">
      <w:pPr>
        <w:rPr>
          <w:ins w:id="263" w:author="Chantal Darquenne" w:date="2020-07-15T13:47:00Z"/>
          <w:color w:val="FF0000"/>
        </w:rPr>
      </w:pPr>
    </w:p>
    <w:p w14:paraId="67688500" w14:textId="4F153070" w:rsidR="00984D6C" w:rsidRPr="00984D6C" w:rsidRDefault="00984D6C" w:rsidP="00984D6C">
      <w:pPr>
        <w:kinsoku w:val="0"/>
        <w:overflowPunct w:val="0"/>
        <w:autoSpaceDE w:val="0"/>
        <w:autoSpaceDN w:val="0"/>
        <w:adjustRightInd w:val="0"/>
        <w:ind w:left="2274"/>
        <w:rPr>
          <w:ins w:id="264" w:author="Chantal Darquenne" w:date="2020-07-15T13:47:00Z"/>
          <w:sz w:val="20"/>
          <w:szCs w:val="20"/>
        </w:rPr>
      </w:pPr>
      <w:ins w:id="265" w:author="Chantal Darquenne" w:date="2020-07-15T13:47:00Z">
        <w:r w:rsidRPr="00984D6C">
          <w:rPr>
            <w:noProof/>
            <w:sz w:val="20"/>
            <w:szCs w:val="20"/>
          </w:rPr>
          <w:lastRenderedPageBreak/>
          <w:drawing>
            <wp:inline distT="0" distB="0" distL="0" distR="0" wp14:anchorId="745120E9" wp14:editId="3A75AA5B">
              <wp:extent cx="4425950" cy="5136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950" cy="5136515"/>
                      </a:xfrm>
                      <a:prstGeom prst="rect">
                        <a:avLst/>
                      </a:prstGeom>
                      <a:noFill/>
                      <a:ln>
                        <a:noFill/>
                      </a:ln>
                    </pic:spPr>
                  </pic:pic>
                </a:graphicData>
              </a:graphic>
            </wp:inline>
          </w:drawing>
        </w:r>
      </w:ins>
    </w:p>
    <w:p w14:paraId="6D9E2079" w14:textId="77777777" w:rsidR="00984D6C" w:rsidRPr="00333FED" w:rsidRDefault="00984D6C" w:rsidP="00E95847">
      <w:pPr>
        <w:rPr>
          <w:color w:val="FF0000"/>
        </w:rPr>
      </w:pPr>
    </w:p>
    <w:p w14:paraId="5D99E6EA" w14:textId="77777777" w:rsidR="00E95847" w:rsidRPr="005F3A13" w:rsidRDefault="00E95847" w:rsidP="00E95847">
      <w:pPr>
        <w:rPr>
          <w:color w:val="000000"/>
        </w:rPr>
      </w:pPr>
      <w:r w:rsidRPr="005F3A13">
        <w:rPr>
          <w:color w:val="000000"/>
        </w:rPr>
        <w:t>7)  Because the hot spots are defined as deposition greater than 2.3 standard deviations above the median, they are going to be much more likely to be present in regions of higher aerosol deposition.  </w:t>
      </w:r>
      <w:proofErr w:type="gramStart"/>
      <w:r w:rsidRPr="005F3A13">
        <w:rPr>
          <w:color w:val="000000"/>
        </w:rPr>
        <w:t>Couldn't</w:t>
      </w:r>
      <w:proofErr w:type="gramEnd"/>
      <w:r w:rsidRPr="005F3A13">
        <w:rPr>
          <w:color w:val="000000"/>
        </w:rPr>
        <w:t xml:space="preserve"> these hot spots simply be an accumulation of aerosols in highly ventilated lung regions.  The question is why </w:t>
      </w:r>
      <w:proofErr w:type="gramStart"/>
      <w:r w:rsidRPr="005F3A13">
        <w:rPr>
          <w:color w:val="000000"/>
        </w:rPr>
        <w:t>do the cranial lung regions have</w:t>
      </w:r>
      <w:proofErr w:type="gramEnd"/>
      <w:r w:rsidRPr="005F3A13">
        <w:rPr>
          <w:color w:val="000000"/>
        </w:rPr>
        <w:t xml:space="preserve"> a higher specific ventilation than other lung regions.  Traditionally it is thought that specific ventilation is greater in a lung region because either it is more compliant or has a greater transpulmonary pressure than other regions.  Obviously in a prone mouse, this cannot be gravity related.</w:t>
      </w:r>
    </w:p>
    <w:p w14:paraId="743C9A69" w14:textId="77777777" w:rsidR="00E95847" w:rsidRPr="005F3A13" w:rsidRDefault="00E95847" w:rsidP="00E95847">
      <w:pPr>
        <w:rPr>
          <w:color w:val="000000"/>
        </w:rPr>
      </w:pPr>
    </w:p>
    <w:p w14:paraId="5EF67711" w14:textId="4D155F37" w:rsidR="00DD7DE1" w:rsidRDefault="004B4A30" w:rsidP="00DD7DE1">
      <w:pPr>
        <w:rPr>
          <w:ins w:id="266" w:author="Chantal Darquenne" w:date="2020-07-15T14:12:00Z"/>
        </w:rPr>
      </w:pPr>
      <w:ins w:id="267" w:author="Chantal Darquenne" w:date="2020-07-15T13:55:00Z">
        <w:r>
          <w:rPr>
            <w:color w:val="FF0000"/>
          </w:rPr>
          <w:t xml:space="preserve">We agree that higher deposition is likely to occur in highly ventilated lung regions. However, if deposition </w:t>
        </w:r>
        <w:proofErr w:type="gramStart"/>
        <w:r>
          <w:rPr>
            <w:color w:val="FF0000"/>
          </w:rPr>
          <w:t>was</w:t>
        </w:r>
        <w:proofErr w:type="gramEnd"/>
        <w:r>
          <w:rPr>
            <w:color w:val="FF0000"/>
          </w:rPr>
          <w:t xml:space="preserve"> mainly due gravitational sedimentation, one would expect deposition to be more un</w:t>
        </w:r>
      </w:ins>
      <w:ins w:id="268" w:author="Chantal Darquenne" w:date="2020-07-15T13:56:00Z">
        <w:r>
          <w:rPr>
            <w:color w:val="FF0000"/>
          </w:rPr>
          <w:t xml:space="preserve">iformly distributed </w:t>
        </w:r>
      </w:ins>
      <w:ins w:id="269" w:author="Chantal Darquenne" w:date="2020-07-15T14:00:00Z">
        <w:r w:rsidR="005819AF">
          <w:rPr>
            <w:color w:val="FF0000"/>
          </w:rPr>
          <w:t xml:space="preserve">in the highly ventilated regions. </w:t>
        </w:r>
      </w:ins>
      <w:ins w:id="270" w:author="Chantal Darquenne" w:date="2020-07-15T14:02:00Z">
        <w:r w:rsidR="00DD7DE1">
          <w:rPr>
            <w:color w:val="FF0000"/>
          </w:rPr>
          <w:t>Regarding specific ventilation, we agree that, because of the size of the mouse lung, gravity is unlikely to play a significant role in the ventilation distribution among the lobes</w:t>
        </w:r>
      </w:ins>
      <w:ins w:id="271" w:author="Chantal Darquenne" w:date="2020-07-15T14:12:00Z">
        <w:r w:rsidR="00DD7DE1">
          <w:rPr>
            <w:color w:val="FF0000"/>
          </w:rPr>
          <w:t xml:space="preserve">. Indeed, Rooney et al (2009) </w:t>
        </w:r>
      </w:ins>
      <w:ins w:id="272" w:author="Chantal Darquenne" w:date="2020-07-15T14:13:00Z">
        <w:r w:rsidR="009015A4">
          <w:rPr>
            <w:color w:val="FF0000"/>
          </w:rPr>
          <w:t>showed that g</w:t>
        </w:r>
      </w:ins>
      <w:ins w:id="273" w:author="Chantal Darquenne" w:date="2020-07-15T14:12:00Z">
        <w:r w:rsidR="00DD7DE1">
          <w:t>ravity had little impact on regional filling</w:t>
        </w:r>
      </w:ins>
      <w:ins w:id="274" w:author="Chantal Darquenne" w:date="2020-07-15T14:13:00Z">
        <w:r w:rsidR="009015A4">
          <w:t xml:space="preserve"> of the lungs of small rodents </w:t>
        </w:r>
      </w:ins>
      <w:ins w:id="275" w:author="Chantal Darquenne" w:date="2020-07-15T14:14:00Z">
        <w:r w:rsidR="00D730BA">
          <w:t>but rather</w:t>
        </w:r>
      </w:ins>
      <w:ins w:id="276" w:author="Chantal Darquenne" w:date="2020-07-15T14:13:00Z">
        <w:r w:rsidR="009015A4">
          <w:t xml:space="preserve"> that </w:t>
        </w:r>
      </w:ins>
      <w:ins w:id="277" w:author="Chantal Darquenne" w:date="2020-07-15T14:12:00Z">
        <w:r w:rsidR="00DD7DE1">
          <w:t xml:space="preserve">regional filling characteristics </w:t>
        </w:r>
      </w:ins>
      <w:ins w:id="278" w:author="Chantal Darquenne" w:date="2020-07-15T14:13:00Z">
        <w:r w:rsidR="009015A4">
          <w:t>were</w:t>
        </w:r>
      </w:ins>
      <w:ins w:id="279" w:author="Chantal Darquenne" w:date="2020-07-15T14:14:00Z">
        <w:r w:rsidR="009015A4">
          <w:t xml:space="preserve"> mainly</w:t>
        </w:r>
      </w:ins>
      <w:ins w:id="280" w:author="Chantal Darquenne" w:date="2020-07-15T14:12:00Z">
        <w:r w:rsidR="00DD7DE1">
          <w:t xml:space="preserve"> dependent on anatomy.</w:t>
        </w:r>
      </w:ins>
      <w:ins w:id="281" w:author="Chantal Darquenne" w:date="2020-07-15T14:14:00Z">
        <w:r w:rsidR="00D730BA">
          <w:t xml:space="preserve"> Text has been </w:t>
        </w:r>
      </w:ins>
      <w:ins w:id="282" w:author="Chantal Darquenne" w:date="2020-07-15T14:15:00Z">
        <w:r w:rsidR="00D730BA">
          <w:t>edited in page xxx.</w:t>
        </w:r>
      </w:ins>
    </w:p>
    <w:p w14:paraId="51B7681B" w14:textId="1D972DBF" w:rsidR="004B4A30" w:rsidRPr="00DD7DE1" w:rsidRDefault="004B4A30" w:rsidP="00E95847">
      <w:pPr>
        <w:rPr>
          <w:color w:val="FF0000"/>
        </w:rPr>
      </w:pPr>
    </w:p>
    <w:p w14:paraId="20A7F36C" w14:textId="77777777" w:rsidR="00E95847" w:rsidRPr="005F3A13" w:rsidRDefault="00E95847" w:rsidP="00E95847">
      <w:pPr>
        <w:rPr>
          <w:color w:val="000000"/>
        </w:rPr>
      </w:pPr>
      <w:r w:rsidRPr="005F3A13">
        <w:rPr>
          <w:color w:val="000000"/>
        </w:rPr>
        <w:lastRenderedPageBreak/>
        <w:t>Minor Comments</w:t>
      </w:r>
    </w:p>
    <w:p w14:paraId="66323A6B" w14:textId="77777777" w:rsidR="00E95847" w:rsidRPr="005F3A13" w:rsidRDefault="00E95847" w:rsidP="00E95847">
      <w:pPr>
        <w:rPr>
          <w:color w:val="000000"/>
        </w:rPr>
      </w:pPr>
    </w:p>
    <w:p w14:paraId="2FF7FFF3" w14:textId="6A00FE2A" w:rsidR="00E95847" w:rsidRPr="005F3A13" w:rsidRDefault="00E95847" w:rsidP="00E95847">
      <w:pPr>
        <w:rPr>
          <w:ins w:id="283" w:author="Chantal Darquenne" w:date="2020-07-13T10:14:00Z"/>
          <w:color w:val="000000"/>
        </w:rPr>
      </w:pPr>
      <w:r w:rsidRPr="005F3A13">
        <w:rPr>
          <w:color w:val="000000"/>
        </w:rPr>
        <w:t>1) Abstract, last line - suggest adding "…depending on the lung sample location…"</w:t>
      </w:r>
    </w:p>
    <w:p w14:paraId="4323701E" w14:textId="19B12A1A" w:rsidR="008F04A1" w:rsidRPr="005F3A13" w:rsidRDefault="008F04A1" w:rsidP="00E95847">
      <w:pPr>
        <w:rPr>
          <w:color w:val="000000"/>
        </w:rPr>
      </w:pPr>
      <w:ins w:id="284" w:author="Chantal Darquenne" w:date="2020-07-13T10:14:00Z">
        <w:r w:rsidRPr="005F3A13">
          <w:rPr>
            <w:color w:val="000000"/>
          </w:rPr>
          <w:t>Done</w:t>
        </w:r>
      </w:ins>
    </w:p>
    <w:p w14:paraId="5822E864" w14:textId="22CAAFA6" w:rsidR="00E95847" w:rsidRPr="005F3A13" w:rsidRDefault="00E95847" w:rsidP="00E95847">
      <w:pPr>
        <w:rPr>
          <w:ins w:id="285" w:author="Chantal Darquenne" w:date="2020-07-13T10:12:00Z"/>
          <w:color w:val="000000"/>
        </w:rPr>
      </w:pPr>
      <w:r w:rsidRPr="005F3A13">
        <w:rPr>
          <w:color w:val="000000"/>
        </w:rPr>
        <w:t>2) Suggest table 1 present the numbers of animals analyzed in this study rather than the numbers in the database.</w:t>
      </w:r>
    </w:p>
    <w:p w14:paraId="54C1373A" w14:textId="657FFDD7" w:rsidR="008F04A1" w:rsidRPr="005F3A13" w:rsidRDefault="008F04A1" w:rsidP="00E95847">
      <w:pPr>
        <w:rPr>
          <w:color w:val="000000"/>
        </w:rPr>
      </w:pPr>
      <w:ins w:id="286" w:author="Chantal Darquenne" w:date="2020-07-13T10:12:00Z">
        <w:r w:rsidRPr="005F3A13">
          <w:rPr>
            <w:color w:val="000000"/>
          </w:rPr>
          <w:t>Done</w:t>
        </w:r>
      </w:ins>
      <w:ins w:id="287" w:author="Chantal Darquenne" w:date="2020-07-13T15:30:00Z">
        <w:r w:rsidR="00D134F4" w:rsidRPr="005F3A13">
          <w:rPr>
            <w:color w:val="000000"/>
          </w:rPr>
          <w:t xml:space="preserve"> (remove </w:t>
        </w:r>
        <w:proofErr w:type="spellStart"/>
        <w:r w:rsidR="00D134F4" w:rsidRPr="005F3A13">
          <w:rPr>
            <w:color w:val="000000"/>
          </w:rPr>
          <w:t>balb</w:t>
        </w:r>
        <w:proofErr w:type="spellEnd"/>
        <w:r w:rsidR="00D134F4" w:rsidRPr="005F3A13">
          <w:rPr>
            <w:color w:val="000000"/>
          </w:rPr>
          <w:t>/c 2 µm Female)</w:t>
        </w:r>
      </w:ins>
    </w:p>
    <w:p w14:paraId="4E3A195F" w14:textId="229FF206" w:rsidR="00E95847" w:rsidRPr="005F3A13" w:rsidRDefault="00E95847" w:rsidP="00E95847">
      <w:pPr>
        <w:rPr>
          <w:ins w:id="288" w:author="Chantal Darquenne" w:date="2020-07-13T10:12:00Z"/>
          <w:color w:val="000000"/>
        </w:rPr>
      </w:pPr>
      <w:r w:rsidRPr="005F3A13">
        <w:rPr>
          <w:color w:val="000000"/>
        </w:rPr>
        <w:t>3) Last sentence in 2.2.2 should be "… and their spatial locations were recorded."</w:t>
      </w:r>
    </w:p>
    <w:p w14:paraId="6D14A811" w14:textId="13C0F9BE" w:rsidR="008F04A1" w:rsidRPr="005F3A13" w:rsidRDefault="008F04A1" w:rsidP="00E95847">
      <w:pPr>
        <w:rPr>
          <w:color w:val="000000"/>
        </w:rPr>
      </w:pPr>
      <w:ins w:id="289" w:author="Chantal Darquenne" w:date="2020-07-13T10:12:00Z">
        <w:r w:rsidRPr="005F3A13">
          <w:rPr>
            <w:color w:val="000000"/>
          </w:rPr>
          <w:t>Correct</w:t>
        </w:r>
      </w:ins>
      <w:ins w:id="290" w:author="Chantal Darquenne" w:date="2020-07-13T10:13:00Z">
        <w:r w:rsidRPr="005F3A13">
          <w:rPr>
            <w:color w:val="000000"/>
          </w:rPr>
          <w:t>ed</w:t>
        </w:r>
      </w:ins>
    </w:p>
    <w:p w14:paraId="25EC3192" w14:textId="6D39A70B" w:rsidR="00E95847" w:rsidRPr="005F3A13" w:rsidRDefault="00E95847" w:rsidP="00E95847">
      <w:pPr>
        <w:rPr>
          <w:ins w:id="291" w:author="Chantal Darquenne" w:date="2020-07-13T10:13:00Z"/>
          <w:color w:val="000000"/>
        </w:rPr>
      </w:pPr>
      <w:r w:rsidRPr="005F3A13">
        <w:rPr>
          <w:color w:val="000000"/>
        </w:rPr>
        <w:t>4) "Data showed in Figure 1 …" should be "Data shown in Figure 1…" 9page 10, line 4).</w:t>
      </w:r>
    </w:p>
    <w:p w14:paraId="57CA339A" w14:textId="08440D5A" w:rsidR="008F04A1" w:rsidRPr="005F3A13" w:rsidRDefault="008F04A1" w:rsidP="00E95847">
      <w:pPr>
        <w:rPr>
          <w:color w:val="000000"/>
        </w:rPr>
      </w:pPr>
      <w:ins w:id="292" w:author="Chantal Darquenne" w:date="2020-07-13T10:13:00Z">
        <w:r w:rsidRPr="005F3A13">
          <w:rPr>
            <w:color w:val="000000"/>
          </w:rPr>
          <w:t>Corrected</w:t>
        </w:r>
      </w:ins>
    </w:p>
    <w:p w14:paraId="713682A1" w14:textId="77777777" w:rsidR="00E95847" w:rsidRPr="005F3A13" w:rsidRDefault="00E95847" w:rsidP="00E95847">
      <w:pPr>
        <w:rPr>
          <w:color w:val="000000"/>
        </w:rPr>
      </w:pPr>
      <w:r w:rsidRPr="005F3A13">
        <w:rPr>
          <w:color w:val="000000"/>
        </w:rPr>
        <w:t>5) In general, cranial and caudal are better anatomical descriptors than apex and base, respectively.</w:t>
      </w:r>
    </w:p>
    <w:p w14:paraId="533E5D76" w14:textId="55CB0EBB" w:rsidR="00E95847" w:rsidRPr="005F3A13" w:rsidRDefault="008F04A1" w:rsidP="00E95847">
      <w:pPr>
        <w:rPr>
          <w:color w:val="000000"/>
        </w:rPr>
      </w:pPr>
      <w:ins w:id="293" w:author="Chantal Darquenne" w:date="2020-07-13T10:13:00Z">
        <w:r w:rsidRPr="005F3A13">
          <w:rPr>
            <w:color w:val="000000"/>
          </w:rPr>
          <w:t>We have replaced apex and base with cranial and caudal throughout the manuscript.</w:t>
        </w:r>
      </w:ins>
      <w:r w:rsidR="00E95847" w:rsidRPr="005F3A13">
        <w:rPr>
          <w:color w:val="000000"/>
        </w:rPr>
        <w:t>    </w:t>
      </w:r>
    </w:p>
    <w:p w14:paraId="1A946531" w14:textId="77777777" w:rsidR="00E95847" w:rsidRPr="005F3A13" w:rsidRDefault="00E95847" w:rsidP="00E95847">
      <w:pPr>
        <w:rPr>
          <w:color w:val="000000"/>
        </w:rPr>
      </w:pPr>
    </w:p>
    <w:p w14:paraId="49FABCCD" w14:textId="77777777" w:rsidR="00E95847" w:rsidRPr="005F3A13" w:rsidRDefault="00E95847" w:rsidP="00E95847">
      <w:pPr>
        <w:rPr>
          <w:color w:val="000000"/>
        </w:rPr>
      </w:pPr>
    </w:p>
    <w:p w14:paraId="3329E090" w14:textId="77777777" w:rsidR="00E95847" w:rsidRPr="005F3A13" w:rsidRDefault="00E95847" w:rsidP="00E95847">
      <w:pPr>
        <w:rPr>
          <w:color w:val="000000"/>
        </w:rPr>
      </w:pPr>
      <w:r w:rsidRPr="005F3A13">
        <w:rPr>
          <w:color w:val="000000"/>
        </w:rPr>
        <w:t>*****</w:t>
      </w:r>
    </w:p>
    <w:p w14:paraId="6898B0DA" w14:textId="77777777" w:rsidR="00E95847" w:rsidRPr="005F3A13" w:rsidRDefault="00E95847" w:rsidP="00E95847">
      <w:pPr>
        <w:rPr>
          <w:color w:val="000000"/>
        </w:rPr>
      </w:pPr>
    </w:p>
    <w:p w14:paraId="44C59268" w14:textId="77777777" w:rsidR="00E95847" w:rsidRPr="005F3A13" w:rsidRDefault="00E95847" w:rsidP="00E95847">
      <w:pPr>
        <w:rPr>
          <w:color w:val="000000"/>
        </w:rPr>
      </w:pPr>
      <w:r w:rsidRPr="005F3A13">
        <w:rPr>
          <w:color w:val="000000"/>
        </w:rPr>
        <w:t>Data in Brief (optional): </w:t>
      </w:r>
    </w:p>
    <w:p w14:paraId="6A8E793E" w14:textId="77777777" w:rsidR="00E95847" w:rsidRPr="005F3A13" w:rsidRDefault="00E95847" w:rsidP="00E95847">
      <w:pPr>
        <w:rPr>
          <w:color w:val="000000"/>
        </w:rPr>
      </w:pPr>
      <w:r w:rsidRPr="005F3A13">
        <w:rPr>
          <w:color w:val="000000"/>
        </w:rPr>
        <w:t>We invite you to convert your supplementary data (or a part of it) into an additional journal publication in Data in Brief, a multi-disciplinary open access journal. Data in Brief articles are a fantastic way to describe supplementary data and associated metadata, or full raw datasets deposited in an external repository, which are otherwise unnoticed. A Data in Brief article (which will be reviewed, formatted, indexed, and given a DOI) will make your data easier to find, reproduce, and cite.</w:t>
      </w:r>
    </w:p>
    <w:p w14:paraId="76CE3B14" w14:textId="77777777" w:rsidR="00E95847" w:rsidRPr="005F3A13" w:rsidRDefault="00E95847" w:rsidP="00E95847">
      <w:pPr>
        <w:rPr>
          <w:color w:val="000000"/>
        </w:rPr>
      </w:pPr>
      <w:r w:rsidRPr="005F3A13">
        <w:rPr>
          <w:color w:val="000000"/>
        </w:rPr>
        <w:t>You can submit to Data in Brief when you upload your revised manuscript. To do so, complete the template and follow the co-submission instructions found here: www.elsevier.com/dib-template. If your manuscript is accepted, your Data in Brief submission will automatically be transferred to Data in Brief for editorial review and publication.</w:t>
      </w:r>
    </w:p>
    <w:p w14:paraId="60BD5C42" w14:textId="77777777" w:rsidR="00E95847" w:rsidRPr="005F3A13" w:rsidRDefault="00E95847" w:rsidP="00E95847">
      <w:pPr>
        <w:rPr>
          <w:color w:val="000000"/>
        </w:rPr>
      </w:pPr>
      <w:r w:rsidRPr="005F3A13">
        <w:rPr>
          <w:color w:val="000000"/>
        </w:rPr>
        <w:t>Please note: an open access Article Publication Charge (APC) is payable by the author or research funder to cover the costs associated with publication in Data in Brief and ensure your data article is immediately and permanently free to access by all. For the current APC see: www.elsevier.com/journals/data-in-brief/2352-3409/open-access-journal</w:t>
      </w:r>
    </w:p>
    <w:p w14:paraId="5B8942B1" w14:textId="77777777" w:rsidR="00E95847" w:rsidRPr="005F3A13" w:rsidRDefault="00E95847" w:rsidP="00E95847">
      <w:pPr>
        <w:rPr>
          <w:color w:val="000000"/>
        </w:rPr>
      </w:pPr>
      <w:r w:rsidRPr="005F3A13">
        <w:rPr>
          <w:color w:val="000000"/>
        </w:rPr>
        <w:t>Please contact the Data in Brief editorial office at </w:t>
      </w:r>
      <w:hyperlink r:id="rId12" w:history="1">
        <w:r w:rsidRPr="005F3A13">
          <w:rPr>
            <w:color w:val="0000FF"/>
            <w:u w:val="single"/>
          </w:rPr>
          <w:t>dib-me@elsevier.com</w:t>
        </w:r>
      </w:hyperlink>
      <w:r w:rsidRPr="005F3A13">
        <w:rPr>
          <w:color w:val="000000"/>
        </w:rPr>
        <w:t> or visit the Data in Brief homepage (www.journals.elsevier.com/data-in-brief/) if you have questions or need further information.</w:t>
      </w:r>
    </w:p>
    <w:p w14:paraId="3BD05DA9" w14:textId="77777777" w:rsidR="00E95847" w:rsidRPr="005F3A13" w:rsidRDefault="00E95847" w:rsidP="00E95847">
      <w:pPr>
        <w:rPr>
          <w:color w:val="000000"/>
        </w:rPr>
      </w:pPr>
    </w:p>
    <w:p w14:paraId="43A602AC" w14:textId="77777777" w:rsidR="00E95847" w:rsidRPr="005F3A13" w:rsidRDefault="00E95847" w:rsidP="00E95847">
      <w:pPr>
        <w:rPr>
          <w:color w:val="000000"/>
        </w:rPr>
      </w:pPr>
    </w:p>
    <w:p w14:paraId="52C15800" w14:textId="77777777" w:rsidR="00E95847" w:rsidRPr="005F3A13" w:rsidRDefault="00E95847" w:rsidP="00E95847">
      <w:pPr>
        <w:rPr>
          <w:color w:val="000000"/>
        </w:rPr>
      </w:pPr>
      <w:r w:rsidRPr="005F3A13">
        <w:rPr>
          <w:color w:val="000000"/>
        </w:rPr>
        <w:t>*****</w:t>
      </w:r>
    </w:p>
    <w:p w14:paraId="5E59D7D5" w14:textId="77777777" w:rsidR="00E95847" w:rsidRPr="005F3A13" w:rsidRDefault="00E95847" w:rsidP="00E95847">
      <w:pPr>
        <w:rPr>
          <w:color w:val="000000"/>
        </w:rPr>
      </w:pPr>
    </w:p>
    <w:p w14:paraId="37B9EC6F" w14:textId="77777777" w:rsidR="00E95847" w:rsidRPr="005F3A13" w:rsidRDefault="00E95847" w:rsidP="00E95847">
      <w:pPr>
        <w:rPr>
          <w:color w:val="000000"/>
        </w:rPr>
      </w:pPr>
      <w:proofErr w:type="spellStart"/>
      <w:r w:rsidRPr="005F3A13">
        <w:rPr>
          <w:color w:val="000000"/>
        </w:rPr>
        <w:t>MethodsX</w:t>
      </w:r>
      <w:proofErr w:type="spellEnd"/>
      <w:r w:rsidRPr="005F3A13">
        <w:rPr>
          <w:color w:val="000000"/>
        </w:rPr>
        <w:t xml:space="preserve"> (optional)</w:t>
      </w:r>
    </w:p>
    <w:p w14:paraId="72B020EF" w14:textId="77777777" w:rsidR="00E95847" w:rsidRPr="005F3A13" w:rsidRDefault="00E95847" w:rsidP="00E95847">
      <w:pPr>
        <w:rPr>
          <w:color w:val="000000"/>
        </w:rPr>
      </w:pPr>
    </w:p>
    <w:p w14:paraId="69EC5D05" w14:textId="77777777" w:rsidR="00E95847" w:rsidRPr="005F3A13" w:rsidRDefault="00E95847" w:rsidP="00E95847">
      <w:pPr>
        <w:rPr>
          <w:color w:val="000000"/>
        </w:rPr>
      </w:pPr>
      <w:r w:rsidRPr="005F3A13">
        <w:rPr>
          <w:color w:val="000000"/>
        </w:rPr>
        <w:t xml:space="preserve">We invite you to submit a method article alongside your research article. This is an opportunity to get full credit for the time and money spent on developing research methods, and to increase the visibility and impact of your work. If your research article is accepted, we will contact you with instructions on the submission process for your method article to </w:t>
      </w:r>
      <w:proofErr w:type="spellStart"/>
      <w:r w:rsidRPr="005F3A13">
        <w:rPr>
          <w:color w:val="000000"/>
        </w:rPr>
        <w:t>MethodsX</w:t>
      </w:r>
      <w:proofErr w:type="spellEnd"/>
      <w:r w:rsidRPr="005F3A13">
        <w:rPr>
          <w:color w:val="000000"/>
        </w:rPr>
        <w:t xml:space="preserve">. On receipt at </w:t>
      </w:r>
      <w:proofErr w:type="spellStart"/>
      <w:r w:rsidRPr="005F3A13">
        <w:rPr>
          <w:color w:val="000000"/>
        </w:rPr>
        <w:lastRenderedPageBreak/>
        <w:t>MethodsX</w:t>
      </w:r>
      <w:proofErr w:type="spellEnd"/>
      <w:r w:rsidRPr="005F3A13">
        <w:rPr>
          <w:color w:val="000000"/>
        </w:rPr>
        <w:t xml:space="preserve"> it will be editorially reviewed and, upon acceptance, published as a separate method article. Your articles will be linked on ScienceDirect. </w:t>
      </w:r>
    </w:p>
    <w:p w14:paraId="2BB96DBF" w14:textId="77777777" w:rsidR="00E95847" w:rsidRPr="005F3A13" w:rsidRDefault="00E95847" w:rsidP="00E95847">
      <w:pPr>
        <w:rPr>
          <w:color w:val="000000"/>
        </w:rPr>
      </w:pPr>
    </w:p>
    <w:p w14:paraId="03B40591" w14:textId="77777777" w:rsidR="00E95847" w:rsidRPr="005F3A13" w:rsidRDefault="00E95847" w:rsidP="00E95847">
      <w:pPr>
        <w:rPr>
          <w:color w:val="000000"/>
        </w:rPr>
      </w:pPr>
      <w:r w:rsidRPr="005F3A13">
        <w:rPr>
          <w:color w:val="000000"/>
        </w:rPr>
        <w:t xml:space="preserve">Please prepare your paper using the </w:t>
      </w:r>
      <w:proofErr w:type="spellStart"/>
      <w:r w:rsidRPr="005F3A13">
        <w:rPr>
          <w:color w:val="000000"/>
        </w:rPr>
        <w:t>MethodsX</w:t>
      </w:r>
      <w:proofErr w:type="spellEnd"/>
      <w:r w:rsidRPr="005F3A13">
        <w:rPr>
          <w:color w:val="000000"/>
        </w:rPr>
        <w:t xml:space="preserve"> Guide for Authors: </w:t>
      </w:r>
      <w:hyperlink r:id="rId13" w:history="1">
        <w:r w:rsidRPr="005F3A13">
          <w:rPr>
            <w:color w:val="0000FF"/>
            <w:u w:val="single"/>
          </w:rPr>
          <w:t>https://www.elsevier.com/journals/methodsx/2215-0161/guide-for-authors</w:t>
        </w:r>
      </w:hyperlink>
      <w:r w:rsidRPr="005F3A13">
        <w:rPr>
          <w:color w:val="000000"/>
        </w:rPr>
        <w:t> (and template available here: </w:t>
      </w:r>
      <w:hyperlink r:id="rId14" w:history="1">
        <w:r w:rsidRPr="005F3A13">
          <w:rPr>
            <w:color w:val="0000FF"/>
            <w:u w:val="single"/>
          </w:rPr>
          <w:t>https://www.elsevier.com/MethodsX-template</w:t>
        </w:r>
      </w:hyperlink>
      <w:r w:rsidRPr="005F3A13">
        <w:rPr>
          <w:color w:val="000000"/>
        </w:rPr>
        <w:t>) Open access fees apply.</w:t>
      </w:r>
    </w:p>
    <w:p w14:paraId="2C46429A" w14:textId="77777777" w:rsidR="00E95847" w:rsidRPr="005F3A13" w:rsidRDefault="00E95847" w:rsidP="00E95847">
      <w:pPr>
        <w:rPr>
          <w:color w:val="000000"/>
        </w:rPr>
      </w:pPr>
    </w:p>
    <w:p w14:paraId="1E75C6E5" w14:textId="77777777" w:rsidR="00E95847" w:rsidRPr="005F3A13" w:rsidRDefault="00E95847" w:rsidP="00E95847">
      <w:pPr>
        <w:rPr>
          <w:color w:val="000000"/>
        </w:rPr>
      </w:pPr>
    </w:p>
    <w:p w14:paraId="275BF478" w14:textId="77777777" w:rsidR="00E95847" w:rsidRPr="005F3A13" w:rsidRDefault="00E95847" w:rsidP="00E95847">
      <w:pPr>
        <w:rPr>
          <w:color w:val="000000"/>
        </w:rPr>
      </w:pPr>
      <w:r w:rsidRPr="005F3A13">
        <w:rPr>
          <w:color w:val="000000"/>
        </w:rPr>
        <w:t>More information and support  </w:t>
      </w:r>
    </w:p>
    <w:p w14:paraId="0DBE58B1" w14:textId="77777777" w:rsidR="00E95847" w:rsidRPr="005F3A13" w:rsidRDefault="00E95847" w:rsidP="00E95847">
      <w:pPr>
        <w:rPr>
          <w:color w:val="000000"/>
        </w:rPr>
      </w:pPr>
    </w:p>
    <w:p w14:paraId="5A5D4183" w14:textId="77777777" w:rsidR="00E95847" w:rsidRPr="005F3A13" w:rsidRDefault="00E95847" w:rsidP="00E95847">
      <w:pPr>
        <w:rPr>
          <w:color w:val="000000"/>
        </w:rPr>
      </w:pPr>
      <w:r w:rsidRPr="005F3A13">
        <w:rPr>
          <w:color w:val="000000"/>
        </w:rPr>
        <w:t>FAQ: How do I revise my submission in Editorial Manager? </w:t>
      </w:r>
    </w:p>
    <w:p w14:paraId="46A715CE" w14:textId="77777777" w:rsidR="00E95847" w:rsidRPr="005F3A13" w:rsidRDefault="00E95847" w:rsidP="00E95847"/>
    <w:p w14:paraId="12FC6A2A" w14:textId="77777777" w:rsidR="004378B0" w:rsidRPr="005F3A13" w:rsidRDefault="004378B0"/>
    <w:sectPr w:rsidR="004378B0" w:rsidRPr="005F3A13" w:rsidSect="0077401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hantal Darquenne" w:date="2020-07-15T13:41:00Z" w:initials="CD">
    <w:p w14:paraId="7B87D443" w14:textId="0EAC6332" w:rsidR="00984D6C" w:rsidRDefault="00984D6C">
      <w:pPr>
        <w:pStyle w:val="CommentText"/>
      </w:pPr>
      <w:r>
        <w:rPr>
          <w:rStyle w:val="CommentReference"/>
        </w:rPr>
        <w:annotationRef/>
      </w:r>
      <w:r>
        <w:t xml:space="preserve">Wanjun: we should include a figure of the lung lobes like panel B. This is a figure form the JAP paper describing the </w:t>
      </w:r>
      <w:proofErr w:type="spellStart"/>
      <w:r>
        <w:t>lapdMouse</w:t>
      </w:r>
      <w:proofErr w:type="spellEnd"/>
      <w:r>
        <w:t xml:space="preserve"> dataset. We could also </w:t>
      </w:r>
      <w:proofErr w:type="gramStart"/>
      <w:r>
        <w:t>superimposed</w:t>
      </w:r>
      <w:proofErr w:type="gramEnd"/>
      <w:r>
        <w:t xml:space="preserve"> on the figure the centerline of the trachea and the two main bronchi and show the reference plane used to look at near-acini deposition in Fig 5. </w:t>
      </w:r>
    </w:p>
  </w:comment>
  <w:comment w:id="15" w:author="Chantal Darquenne" w:date="2020-07-09T14:38:00Z" w:initials="CD">
    <w:p w14:paraId="4F5F2204" w14:textId="18DFEA00" w:rsidR="00307BE4" w:rsidRDefault="00307BE4">
      <w:pPr>
        <w:pStyle w:val="CommentText"/>
      </w:pPr>
      <w:r>
        <w:rPr>
          <w:rStyle w:val="CommentReference"/>
        </w:rPr>
        <w:annotationRef/>
      </w:r>
      <w:r>
        <w:t>Wanjun: you should create a table that includes total lung volume, tidal volume and breathing frequency averaged per mouse strain</w:t>
      </w:r>
      <w:r w:rsidR="00616EED">
        <w:t xml:space="preserve">. These data are already compiled in Bauer et al, 2020 (that is the paper published in eth J. Appl. Physiol. That described the </w:t>
      </w:r>
      <w:proofErr w:type="spellStart"/>
      <w:r w:rsidR="00616EED">
        <w:t>lapdMouse</w:t>
      </w:r>
      <w:proofErr w:type="spellEnd"/>
      <w:r w:rsidR="00616EED">
        <w:t xml:space="preserve"> archive)</w:t>
      </w:r>
    </w:p>
  </w:comment>
  <w:comment w:id="19" w:author="Chantal Darquenne" w:date="2020-07-15T08:58:00Z" w:initials="CD">
    <w:p w14:paraId="7FBA0BEE" w14:textId="35C8F592" w:rsidR="005F3A13" w:rsidRDefault="005F3A13">
      <w:pPr>
        <w:pStyle w:val="CommentText"/>
      </w:pPr>
      <w:r>
        <w:rPr>
          <w:rStyle w:val="CommentReference"/>
        </w:rPr>
        <w:annotationRef/>
      </w:r>
      <w:r>
        <w:t>We need to expand on this answer</w:t>
      </w:r>
    </w:p>
  </w:comment>
  <w:comment w:id="163" w:author="Chantal Darquenne" w:date="2020-07-15T13:28:00Z" w:initials="CD">
    <w:p w14:paraId="58295DB4" w14:textId="23F72C43" w:rsidR="007A35B0" w:rsidRDefault="007A35B0">
      <w:pPr>
        <w:pStyle w:val="CommentText"/>
      </w:pPr>
      <w:r>
        <w:rPr>
          <w:rStyle w:val="CommentReference"/>
        </w:rPr>
        <w:annotationRef/>
      </w:r>
      <w:r>
        <w:t>Wanjun: can you add the correct number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87D443" w15:done="0"/>
  <w15:commentEx w15:paraId="4F5F2204" w15:done="0"/>
  <w15:commentEx w15:paraId="7FBA0BEE" w15:done="0"/>
  <w15:commentEx w15:paraId="58295D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87D443" w16cid:durableId="22B9860B"/>
  <w16cid:commentId w16cid:paraId="4F5F2204" w16cid:durableId="22B1AA4C"/>
  <w16cid:commentId w16cid:paraId="7FBA0BEE" w16cid:durableId="22B9439B"/>
  <w16cid:commentId w16cid:paraId="58295DB4" w16cid:durableId="22B983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tal Darquenne">
    <w15:presenceInfo w15:providerId="None" w15:userId="Chantal Darquenne"/>
  </w15:person>
  <w15:person w15:author="Wanjun Gu">
    <w15:presenceInfo w15:providerId="Windows Live" w15:userId="c6b90fbd5f53be80"/>
  </w15:person>
  <w15:person w15:author="Wanjun Gu [2]">
    <w15:presenceInfo w15:providerId="None" w15:userId="Wanjun G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847"/>
    <w:rsid w:val="0002294B"/>
    <w:rsid w:val="00040745"/>
    <w:rsid w:val="00041039"/>
    <w:rsid w:val="00064148"/>
    <w:rsid w:val="00065058"/>
    <w:rsid w:val="00066596"/>
    <w:rsid w:val="000758E8"/>
    <w:rsid w:val="000A038B"/>
    <w:rsid w:val="000A316B"/>
    <w:rsid w:val="000B356C"/>
    <w:rsid w:val="000C6545"/>
    <w:rsid w:val="000F6019"/>
    <w:rsid w:val="00122B86"/>
    <w:rsid w:val="001262D8"/>
    <w:rsid w:val="00143A62"/>
    <w:rsid w:val="00143FA5"/>
    <w:rsid w:val="0017161A"/>
    <w:rsid w:val="001A2039"/>
    <w:rsid w:val="001C667A"/>
    <w:rsid w:val="001D5615"/>
    <w:rsid w:val="001E6E24"/>
    <w:rsid w:val="001F0C05"/>
    <w:rsid w:val="001F4635"/>
    <w:rsid w:val="001F7175"/>
    <w:rsid w:val="002168E4"/>
    <w:rsid w:val="00227C75"/>
    <w:rsid w:val="00251B69"/>
    <w:rsid w:val="002638A0"/>
    <w:rsid w:val="0026573D"/>
    <w:rsid w:val="00271867"/>
    <w:rsid w:val="00271F36"/>
    <w:rsid w:val="00292A6C"/>
    <w:rsid w:val="002A19D0"/>
    <w:rsid w:val="002A3981"/>
    <w:rsid w:val="002B358C"/>
    <w:rsid w:val="002C3A2E"/>
    <w:rsid w:val="002C521B"/>
    <w:rsid w:val="002C534C"/>
    <w:rsid w:val="002D0C8B"/>
    <w:rsid w:val="002D1D24"/>
    <w:rsid w:val="002D3C06"/>
    <w:rsid w:val="002D6BB3"/>
    <w:rsid w:val="00302D3F"/>
    <w:rsid w:val="00306C1B"/>
    <w:rsid w:val="00307BE4"/>
    <w:rsid w:val="00311AC1"/>
    <w:rsid w:val="00312EC0"/>
    <w:rsid w:val="00313FF1"/>
    <w:rsid w:val="00333FED"/>
    <w:rsid w:val="00334C3E"/>
    <w:rsid w:val="00357549"/>
    <w:rsid w:val="003920E4"/>
    <w:rsid w:val="00393FE1"/>
    <w:rsid w:val="00395962"/>
    <w:rsid w:val="003A042D"/>
    <w:rsid w:val="003A20E7"/>
    <w:rsid w:val="003A25B0"/>
    <w:rsid w:val="003B1D8A"/>
    <w:rsid w:val="003C1FAE"/>
    <w:rsid w:val="003E76EA"/>
    <w:rsid w:val="004001A5"/>
    <w:rsid w:val="00424C8C"/>
    <w:rsid w:val="00431782"/>
    <w:rsid w:val="0043431A"/>
    <w:rsid w:val="004348B9"/>
    <w:rsid w:val="00435D1D"/>
    <w:rsid w:val="004378B0"/>
    <w:rsid w:val="00446AD9"/>
    <w:rsid w:val="00454FF0"/>
    <w:rsid w:val="00455872"/>
    <w:rsid w:val="00461AFC"/>
    <w:rsid w:val="00486112"/>
    <w:rsid w:val="00490EFE"/>
    <w:rsid w:val="00497B4C"/>
    <w:rsid w:val="004A0CDF"/>
    <w:rsid w:val="004A3615"/>
    <w:rsid w:val="004A7BCE"/>
    <w:rsid w:val="004B0781"/>
    <w:rsid w:val="004B128A"/>
    <w:rsid w:val="004B4A30"/>
    <w:rsid w:val="004C6106"/>
    <w:rsid w:val="004F5F52"/>
    <w:rsid w:val="00501951"/>
    <w:rsid w:val="0050195A"/>
    <w:rsid w:val="005316B7"/>
    <w:rsid w:val="005327B7"/>
    <w:rsid w:val="00533310"/>
    <w:rsid w:val="00546F46"/>
    <w:rsid w:val="0055124F"/>
    <w:rsid w:val="0056222A"/>
    <w:rsid w:val="00562B84"/>
    <w:rsid w:val="00567725"/>
    <w:rsid w:val="0057621E"/>
    <w:rsid w:val="00577FF5"/>
    <w:rsid w:val="005819AF"/>
    <w:rsid w:val="00582F58"/>
    <w:rsid w:val="005940CF"/>
    <w:rsid w:val="005A58A8"/>
    <w:rsid w:val="005B0BC0"/>
    <w:rsid w:val="005E13A7"/>
    <w:rsid w:val="005E5503"/>
    <w:rsid w:val="005F394D"/>
    <w:rsid w:val="005F3A13"/>
    <w:rsid w:val="00605F12"/>
    <w:rsid w:val="00616EED"/>
    <w:rsid w:val="006405B4"/>
    <w:rsid w:val="00652D01"/>
    <w:rsid w:val="00665722"/>
    <w:rsid w:val="00667B40"/>
    <w:rsid w:val="00671AB3"/>
    <w:rsid w:val="00674781"/>
    <w:rsid w:val="00675F5A"/>
    <w:rsid w:val="006927CA"/>
    <w:rsid w:val="006E61FD"/>
    <w:rsid w:val="006F112A"/>
    <w:rsid w:val="006F2AC1"/>
    <w:rsid w:val="006F3B23"/>
    <w:rsid w:val="007001E3"/>
    <w:rsid w:val="00701557"/>
    <w:rsid w:val="00703FBD"/>
    <w:rsid w:val="007122EE"/>
    <w:rsid w:val="0072200A"/>
    <w:rsid w:val="007253F5"/>
    <w:rsid w:val="00771F23"/>
    <w:rsid w:val="0077401D"/>
    <w:rsid w:val="007803E2"/>
    <w:rsid w:val="00792B17"/>
    <w:rsid w:val="00794693"/>
    <w:rsid w:val="007A35B0"/>
    <w:rsid w:val="007A4666"/>
    <w:rsid w:val="007A5CFA"/>
    <w:rsid w:val="007C7E82"/>
    <w:rsid w:val="007D3B76"/>
    <w:rsid w:val="007D578E"/>
    <w:rsid w:val="007D6A32"/>
    <w:rsid w:val="007E625A"/>
    <w:rsid w:val="007E6705"/>
    <w:rsid w:val="00806E57"/>
    <w:rsid w:val="00822469"/>
    <w:rsid w:val="00833B43"/>
    <w:rsid w:val="00837A3E"/>
    <w:rsid w:val="00840A18"/>
    <w:rsid w:val="00893880"/>
    <w:rsid w:val="008A5F96"/>
    <w:rsid w:val="008A609D"/>
    <w:rsid w:val="008B0863"/>
    <w:rsid w:val="008D595E"/>
    <w:rsid w:val="008E10AC"/>
    <w:rsid w:val="008E3B87"/>
    <w:rsid w:val="008E5C3F"/>
    <w:rsid w:val="008F04A1"/>
    <w:rsid w:val="008F3260"/>
    <w:rsid w:val="008F6C04"/>
    <w:rsid w:val="008F747D"/>
    <w:rsid w:val="009015A4"/>
    <w:rsid w:val="0090730D"/>
    <w:rsid w:val="00924B2F"/>
    <w:rsid w:val="00934702"/>
    <w:rsid w:val="00957436"/>
    <w:rsid w:val="00960821"/>
    <w:rsid w:val="00972125"/>
    <w:rsid w:val="00984D6C"/>
    <w:rsid w:val="00987764"/>
    <w:rsid w:val="009A2F58"/>
    <w:rsid w:val="009B0134"/>
    <w:rsid w:val="009B038C"/>
    <w:rsid w:val="009B3BEA"/>
    <w:rsid w:val="009E373E"/>
    <w:rsid w:val="009E4591"/>
    <w:rsid w:val="009E6D44"/>
    <w:rsid w:val="009F1ADB"/>
    <w:rsid w:val="009F3BAE"/>
    <w:rsid w:val="009F5550"/>
    <w:rsid w:val="00A02A04"/>
    <w:rsid w:val="00A034D8"/>
    <w:rsid w:val="00A155BE"/>
    <w:rsid w:val="00A26DE8"/>
    <w:rsid w:val="00A31AF2"/>
    <w:rsid w:val="00A41176"/>
    <w:rsid w:val="00A44DCF"/>
    <w:rsid w:val="00A47241"/>
    <w:rsid w:val="00A54BFD"/>
    <w:rsid w:val="00A559B5"/>
    <w:rsid w:val="00A652C1"/>
    <w:rsid w:val="00A6769B"/>
    <w:rsid w:val="00A70DB7"/>
    <w:rsid w:val="00A71704"/>
    <w:rsid w:val="00A7213A"/>
    <w:rsid w:val="00A818A8"/>
    <w:rsid w:val="00AA7569"/>
    <w:rsid w:val="00AA7EC4"/>
    <w:rsid w:val="00AB6CF7"/>
    <w:rsid w:val="00AC4ABD"/>
    <w:rsid w:val="00AD5E22"/>
    <w:rsid w:val="00AE293D"/>
    <w:rsid w:val="00B0387B"/>
    <w:rsid w:val="00B3338C"/>
    <w:rsid w:val="00B350C7"/>
    <w:rsid w:val="00B354DB"/>
    <w:rsid w:val="00B425AF"/>
    <w:rsid w:val="00B44DEC"/>
    <w:rsid w:val="00B70CBD"/>
    <w:rsid w:val="00B7464D"/>
    <w:rsid w:val="00B74EB0"/>
    <w:rsid w:val="00B811F6"/>
    <w:rsid w:val="00B82D31"/>
    <w:rsid w:val="00B84CCC"/>
    <w:rsid w:val="00B927C2"/>
    <w:rsid w:val="00BB38E9"/>
    <w:rsid w:val="00BB3971"/>
    <w:rsid w:val="00BB3EAB"/>
    <w:rsid w:val="00BB7B9B"/>
    <w:rsid w:val="00BC78CF"/>
    <w:rsid w:val="00BE5EC4"/>
    <w:rsid w:val="00C00E9E"/>
    <w:rsid w:val="00C035FE"/>
    <w:rsid w:val="00C15BE0"/>
    <w:rsid w:val="00C16F13"/>
    <w:rsid w:val="00C64991"/>
    <w:rsid w:val="00C70D01"/>
    <w:rsid w:val="00C70FDF"/>
    <w:rsid w:val="00C71CE0"/>
    <w:rsid w:val="00C8666F"/>
    <w:rsid w:val="00CB2B90"/>
    <w:rsid w:val="00CB2F49"/>
    <w:rsid w:val="00CB5FE2"/>
    <w:rsid w:val="00CB74C8"/>
    <w:rsid w:val="00CC781E"/>
    <w:rsid w:val="00CD20A9"/>
    <w:rsid w:val="00CE6007"/>
    <w:rsid w:val="00CF299E"/>
    <w:rsid w:val="00D002DF"/>
    <w:rsid w:val="00D05EB7"/>
    <w:rsid w:val="00D134F4"/>
    <w:rsid w:val="00D27300"/>
    <w:rsid w:val="00D61029"/>
    <w:rsid w:val="00D730BA"/>
    <w:rsid w:val="00D77C57"/>
    <w:rsid w:val="00D862E7"/>
    <w:rsid w:val="00D91A5A"/>
    <w:rsid w:val="00D954CC"/>
    <w:rsid w:val="00DA565E"/>
    <w:rsid w:val="00DB3724"/>
    <w:rsid w:val="00DC0538"/>
    <w:rsid w:val="00DC57B6"/>
    <w:rsid w:val="00DD7DE1"/>
    <w:rsid w:val="00E00828"/>
    <w:rsid w:val="00E05198"/>
    <w:rsid w:val="00E0725B"/>
    <w:rsid w:val="00E17C75"/>
    <w:rsid w:val="00E26BBD"/>
    <w:rsid w:val="00E316A8"/>
    <w:rsid w:val="00E316D1"/>
    <w:rsid w:val="00E4335E"/>
    <w:rsid w:val="00E446F8"/>
    <w:rsid w:val="00E5596E"/>
    <w:rsid w:val="00E60CBE"/>
    <w:rsid w:val="00E86B9E"/>
    <w:rsid w:val="00E9121A"/>
    <w:rsid w:val="00E95847"/>
    <w:rsid w:val="00E974DB"/>
    <w:rsid w:val="00E97E83"/>
    <w:rsid w:val="00EA2787"/>
    <w:rsid w:val="00EB6841"/>
    <w:rsid w:val="00EB75D9"/>
    <w:rsid w:val="00EC4718"/>
    <w:rsid w:val="00EC7F99"/>
    <w:rsid w:val="00EE5AD6"/>
    <w:rsid w:val="00EE7C97"/>
    <w:rsid w:val="00EF39BE"/>
    <w:rsid w:val="00EF6AC1"/>
    <w:rsid w:val="00F02417"/>
    <w:rsid w:val="00F05C47"/>
    <w:rsid w:val="00F101B7"/>
    <w:rsid w:val="00F177A8"/>
    <w:rsid w:val="00F42559"/>
    <w:rsid w:val="00F44969"/>
    <w:rsid w:val="00F7552F"/>
    <w:rsid w:val="00F767D6"/>
    <w:rsid w:val="00FA2653"/>
    <w:rsid w:val="00FA4C65"/>
    <w:rsid w:val="00FA560D"/>
    <w:rsid w:val="00FC4440"/>
    <w:rsid w:val="00FC6350"/>
    <w:rsid w:val="00FD06C5"/>
    <w:rsid w:val="00FD456D"/>
    <w:rsid w:val="00FF4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14FD"/>
  <w14:defaultImageDpi w14:val="32767"/>
  <w15:chartTrackingRefBased/>
  <w15:docId w15:val="{E36400C6-13F9-5242-95EF-BD4BDB59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7D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95847"/>
  </w:style>
  <w:style w:type="character" w:styleId="Hyperlink">
    <w:name w:val="Hyperlink"/>
    <w:basedOn w:val="DefaultParagraphFont"/>
    <w:uiPriority w:val="99"/>
    <w:semiHidden/>
    <w:unhideWhenUsed/>
    <w:rsid w:val="00E95847"/>
    <w:rPr>
      <w:color w:val="0000FF"/>
      <w:u w:val="single"/>
    </w:rPr>
  </w:style>
  <w:style w:type="character" w:styleId="PlaceholderText">
    <w:name w:val="Placeholder Text"/>
    <w:basedOn w:val="DefaultParagraphFont"/>
    <w:uiPriority w:val="99"/>
    <w:semiHidden/>
    <w:rsid w:val="004348B9"/>
    <w:rPr>
      <w:color w:val="808080"/>
    </w:rPr>
  </w:style>
  <w:style w:type="paragraph" w:styleId="BalloonText">
    <w:name w:val="Balloon Text"/>
    <w:basedOn w:val="Normal"/>
    <w:link w:val="BalloonTextChar"/>
    <w:uiPriority w:val="99"/>
    <w:semiHidden/>
    <w:unhideWhenUsed/>
    <w:rsid w:val="00393FE1"/>
    <w:rPr>
      <w:rFonts w:eastAsiaTheme="minorHAnsi"/>
      <w:sz w:val="18"/>
      <w:szCs w:val="18"/>
    </w:rPr>
  </w:style>
  <w:style w:type="character" w:customStyle="1" w:styleId="BalloonTextChar">
    <w:name w:val="Balloon Text Char"/>
    <w:basedOn w:val="DefaultParagraphFont"/>
    <w:link w:val="BalloonText"/>
    <w:uiPriority w:val="99"/>
    <w:semiHidden/>
    <w:rsid w:val="00393FE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7BE4"/>
    <w:rPr>
      <w:sz w:val="16"/>
      <w:szCs w:val="16"/>
    </w:rPr>
  </w:style>
  <w:style w:type="paragraph" w:styleId="CommentText">
    <w:name w:val="annotation text"/>
    <w:basedOn w:val="Normal"/>
    <w:link w:val="CommentTextChar"/>
    <w:uiPriority w:val="99"/>
    <w:semiHidden/>
    <w:unhideWhenUsed/>
    <w:rsid w:val="00307BE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07BE4"/>
    <w:rPr>
      <w:sz w:val="20"/>
      <w:szCs w:val="20"/>
    </w:rPr>
  </w:style>
  <w:style w:type="paragraph" w:styleId="CommentSubject">
    <w:name w:val="annotation subject"/>
    <w:basedOn w:val="CommentText"/>
    <w:next w:val="CommentText"/>
    <w:link w:val="CommentSubjectChar"/>
    <w:uiPriority w:val="99"/>
    <w:semiHidden/>
    <w:unhideWhenUsed/>
    <w:rsid w:val="00307BE4"/>
    <w:rPr>
      <w:b/>
      <w:bCs/>
    </w:rPr>
  </w:style>
  <w:style w:type="character" w:customStyle="1" w:styleId="CommentSubjectChar">
    <w:name w:val="Comment Subject Char"/>
    <w:basedOn w:val="CommentTextChar"/>
    <w:link w:val="CommentSubject"/>
    <w:uiPriority w:val="99"/>
    <w:semiHidden/>
    <w:rsid w:val="00307BE4"/>
    <w:rPr>
      <w:b/>
      <w:bCs/>
      <w:sz w:val="20"/>
      <w:szCs w:val="20"/>
    </w:rPr>
  </w:style>
  <w:style w:type="paragraph" w:styleId="ListParagraph">
    <w:name w:val="List Paragraph"/>
    <w:basedOn w:val="Normal"/>
    <w:uiPriority w:val="1"/>
    <w:qFormat/>
    <w:rsid w:val="008F04A1"/>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408979">
      <w:bodyDiv w:val="1"/>
      <w:marLeft w:val="0"/>
      <w:marRight w:val="0"/>
      <w:marTop w:val="0"/>
      <w:marBottom w:val="0"/>
      <w:divBdr>
        <w:top w:val="none" w:sz="0" w:space="0" w:color="auto"/>
        <w:left w:val="none" w:sz="0" w:space="0" w:color="auto"/>
        <w:bottom w:val="none" w:sz="0" w:space="0" w:color="auto"/>
        <w:right w:val="none" w:sz="0" w:space="0" w:color="auto"/>
      </w:divBdr>
    </w:div>
    <w:div w:id="652180726">
      <w:bodyDiv w:val="1"/>
      <w:marLeft w:val="0"/>
      <w:marRight w:val="0"/>
      <w:marTop w:val="0"/>
      <w:marBottom w:val="0"/>
      <w:divBdr>
        <w:top w:val="none" w:sz="0" w:space="0" w:color="auto"/>
        <w:left w:val="none" w:sz="0" w:space="0" w:color="auto"/>
        <w:bottom w:val="none" w:sz="0" w:space="0" w:color="auto"/>
        <w:right w:val="none" w:sz="0" w:space="0" w:color="auto"/>
      </w:divBdr>
      <w:divsChild>
        <w:div w:id="2106152364">
          <w:marLeft w:val="0"/>
          <w:marRight w:val="0"/>
          <w:marTop w:val="0"/>
          <w:marBottom w:val="0"/>
          <w:divBdr>
            <w:top w:val="none" w:sz="0" w:space="0" w:color="auto"/>
            <w:left w:val="none" w:sz="0" w:space="0" w:color="auto"/>
            <w:bottom w:val="none" w:sz="0" w:space="0" w:color="auto"/>
            <w:right w:val="none" w:sz="0" w:space="0" w:color="auto"/>
          </w:divBdr>
        </w:div>
        <w:div w:id="1028336080">
          <w:marLeft w:val="0"/>
          <w:marRight w:val="0"/>
          <w:marTop w:val="0"/>
          <w:marBottom w:val="0"/>
          <w:divBdr>
            <w:top w:val="none" w:sz="0" w:space="0" w:color="auto"/>
            <w:left w:val="none" w:sz="0" w:space="0" w:color="auto"/>
            <w:bottom w:val="none" w:sz="0" w:space="0" w:color="auto"/>
            <w:right w:val="none" w:sz="0" w:space="0" w:color="auto"/>
          </w:divBdr>
        </w:div>
        <w:div w:id="780419732">
          <w:marLeft w:val="0"/>
          <w:marRight w:val="0"/>
          <w:marTop w:val="0"/>
          <w:marBottom w:val="0"/>
          <w:divBdr>
            <w:top w:val="none" w:sz="0" w:space="0" w:color="auto"/>
            <w:left w:val="none" w:sz="0" w:space="0" w:color="auto"/>
            <w:bottom w:val="none" w:sz="0" w:space="0" w:color="auto"/>
            <w:right w:val="none" w:sz="0" w:space="0" w:color="auto"/>
          </w:divBdr>
        </w:div>
        <w:div w:id="1171066409">
          <w:marLeft w:val="0"/>
          <w:marRight w:val="0"/>
          <w:marTop w:val="0"/>
          <w:marBottom w:val="0"/>
          <w:divBdr>
            <w:top w:val="none" w:sz="0" w:space="0" w:color="auto"/>
            <w:left w:val="none" w:sz="0" w:space="0" w:color="auto"/>
            <w:bottom w:val="none" w:sz="0" w:space="0" w:color="auto"/>
            <w:right w:val="none" w:sz="0" w:space="0" w:color="auto"/>
          </w:divBdr>
        </w:div>
        <w:div w:id="1171066357">
          <w:marLeft w:val="0"/>
          <w:marRight w:val="0"/>
          <w:marTop w:val="0"/>
          <w:marBottom w:val="0"/>
          <w:divBdr>
            <w:top w:val="none" w:sz="0" w:space="0" w:color="auto"/>
            <w:left w:val="none" w:sz="0" w:space="0" w:color="auto"/>
            <w:bottom w:val="none" w:sz="0" w:space="0" w:color="auto"/>
            <w:right w:val="none" w:sz="0" w:space="0" w:color="auto"/>
          </w:divBdr>
        </w:div>
        <w:div w:id="2035187669">
          <w:marLeft w:val="0"/>
          <w:marRight w:val="0"/>
          <w:marTop w:val="0"/>
          <w:marBottom w:val="0"/>
          <w:divBdr>
            <w:top w:val="none" w:sz="0" w:space="0" w:color="auto"/>
            <w:left w:val="none" w:sz="0" w:space="0" w:color="auto"/>
            <w:bottom w:val="none" w:sz="0" w:space="0" w:color="auto"/>
            <w:right w:val="none" w:sz="0" w:space="0" w:color="auto"/>
          </w:divBdr>
        </w:div>
        <w:div w:id="1133333194">
          <w:marLeft w:val="0"/>
          <w:marRight w:val="0"/>
          <w:marTop w:val="0"/>
          <w:marBottom w:val="0"/>
          <w:divBdr>
            <w:top w:val="none" w:sz="0" w:space="0" w:color="auto"/>
            <w:left w:val="none" w:sz="0" w:space="0" w:color="auto"/>
            <w:bottom w:val="none" w:sz="0" w:space="0" w:color="auto"/>
            <w:right w:val="none" w:sz="0" w:space="0" w:color="auto"/>
          </w:divBdr>
        </w:div>
        <w:div w:id="1040398645">
          <w:marLeft w:val="0"/>
          <w:marRight w:val="0"/>
          <w:marTop w:val="0"/>
          <w:marBottom w:val="0"/>
          <w:divBdr>
            <w:top w:val="none" w:sz="0" w:space="0" w:color="auto"/>
            <w:left w:val="none" w:sz="0" w:space="0" w:color="auto"/>
            <w:bottom w:val="none" w:sz="0" w:space="0" w:color="auto"/>
            <w:right w:val="none" w:sz="0" w:space="0" w:color="auto"/>
          </w:divBdr>
        </w:div>
        <w:div w:id="1351024965">
          <w:marLeft w:val="0"/>
          <w:marRight w:val="0"/>
          <w:marTop w:val="0"/>
          <w:marBottom w:val="0"/>
          <w:divBdr>
            <w:top w:val="none" w:sz="0" w:space="0" w:color="auto"/>
            <w:left w:val="none" w:sz="0" w:space="0" w:color="auto"/>
            <w:bottom w:val="none" w:sz="0" w:space="0" w:color="auto"/>
            <w:right w:val="none" w:sz="0" w:space="0" w:color="auto"/>
          </w:divBdr>
        </w:div>
        <w:div w:id="1045104966">
          <w:marLeft w:val="0"/>
          <w:marRight w:val="0"/>
          <w:marTop w:val="0"/>
          <w:marBottom w:val="0"/>
          <w:divBdr>
            <w:top w:val="none" w:sz="0" w:space="0" w:color="auto"/>
            <w:left w:val="none" w:sz="0" w:space="0" w:color="auto"/>
            <w:bottom w:val="none" w:sz="0" w:space="0" w:color="auto"/>
            <w:right w:val="none" w:sz="0" w:space="0" w:color="auto"/>
          </w:divBdr>
        </w:div>
        <w:div w:id="1353456408">
          <w:marLeft w:val="0"/>
          <w:marRight w:val="0"/>
          <w:marTop w:val="0"/>
          <w:marBottom w:val="0"/>
          <w:divBdr>
            <w:top w:val="none" w:sz="0" w:space="0" w:color="auto"/>
            <w:left w:val="none" w:sz="0" w:space="0" w:color="auto"/>
            <w:bottom w:val="none" w:sz="0" w:space="0" w:color="auto"/>
            <w:right w:val="none" w:sz="0" w:space="0" w:color="auto"/>
          </w:divBdr>
        </w:div>
        <w:div w:id="66920091">
          <w:marLeft w:val="0"/>
          <w:marRight w:val="0"/>
          <w:marTop w:val="0"/>
          <w:marBottom w:val="0"/>
          <w:divBdr>
            <w:top w:val="none" w:sz="0" w:space="0" w:color="auto"/>
            <w:left w:val="none" w:sz="0" w:space="0" w:color="auto"/>
            <w:bottom w:val="none" w:sz="0" w:space="0" w:color="auto"/>
            <w:right w:val="none" w:sz="0" w:space="0" w:color="auto"/>
          </w:divBdr>
        </w:div>
        <w:div w:id="663363471">
          <w:marLeft w:val="0"/>
          <w:marRight w:val="0"/>
          <w:marTop w:val="0"/>
          <w:marBottom w:val="0"/>
          <w:divBdr>
            <w:top w:val="none" w:sz="0" w:space="0" w:color="auto"/>
            <w:left w:val="none" w:sz="0" w:space="0" w:color="auto"/>
            <w:bottom w:val="none" w:sz="0" w:space="0" w:color="auto"/>
            <w:right w:val="none" w:sz="0" w:space="0" w:color="auto"/>
          </w:divBdr>
        </w:div>
        <w:div w:id="1025131669">
          <w:marLeft w:val="0"/>
          <w:marRight w:val="0"/>
          <w:marTop w:val="0"/>
          <w:marBottom w:val="0"/>
          <w:divBdr>
            <w:top w:val="none" w:sz="0" w:space="0" w:color="auto"/>
            <w:left w:val="none" w:sz="0" w:space="0" w:color="auto"/>
            <w:bottom w:val="none" w:sz="0" w:space="0" w:color="auto"/>
            <w:right w:val="none" w:sz="0" w:space="0" w:color="auto"/>
          </w:divBdr>
        </w:div>
        <w:div w:id="809246675">
          <w:marLeft w:val="0"/>
          <w:marRight w:val="0"/>
          <w:marTop w:val="0"/>
          <w:marBottom w:val="0"/>
          <w:divBdr>
            <w:top w:val="none" w:sz="0" w:space="0" w:color="auto"/>
            <w:left w:val="none" w:sz="0" w:space="0" w:color="auto"/>
            <w:bottom w:val="none" w:sz="0" w:space="0" w:color="auto"/>
            <w:right w:val="none" w:sz="0" w:space="0" w:color="auto"/>
          </w:divBdr>
        </w:div>
        <w:div w:id="2126075736">
          <w:marLeft w:val="0"/>
          <w:marRight w:val="0"/>
          <w:marTop w:val="0"/>
          <w:marBottom w:val="0"/>
          <w:divBdr>
            <w:top w:val="none" w:sz="0" w:space="0" w:color="auto"/>
            <w:left w:val="none" w:sz="0" w:space="0" w:color="auto"/>
            <w:bottom w:val="none" w:sz="0" w:space="0" w:color="auto"/>
            <w:right w:val="none" w:sz="0" w:space="0" w:color="auto"/>
          </w:divBdr>
        </w:div>
        <w:div w:id="1727608357">
          <w:marLeft w:val="0"/>
          <w:marRight w:val="0"/>
          <w:marTop w:val="0"/>
          <w:marBottom w:val="0"/>
          <w:divBdr>
            <w:top w:val="none" w:sz="0" w:space="0" w:color="auto"/>
            <w:left w:val="none" w:sz="0" w:space="0" w:color="auto"/>
            <w:bottom w:val="none" w:sz="0" w:space="0" w:color="auto"/>
            <w:right w:val="none" w:sz="0" w:space="0" w:color="auto"/>
          </w:divBdr>
        </w:div>
        <w:div w:id="983004798">
          <w:marLeft w:val="0"/>
          <w:marRight w:val="0"/>
          <w:marTop w:val="0"/>
          <w:marBottom w:val="0"/>
          <w:divBdr>
            <w:top w:val="none" w:sz="0" w:space="0" w:color="auto"/>
            <w:left w:val="none" w:sz="0" w:space="0" w:color="auto"/>
            <w:bottom w:val="none" w:sz="0" w:space="0" w:color="auto"/>
            <w:right w:val="none" w:sz="0" w:space="0" w:color="auto"/>
          </w:divBdr>
        </w:div>
        <w:div w:id="1481920579">
          <w:marLeft w:val="0"/>
          <w:marRight w:val="0"/>
          <w:marTop w:val="0"/>
          <w:marBottom w:val="0"/>
          <w:divBdr>
            <w:top w:val="none" w:sz="0" w:space="0" w:color="auto"/>
            <w:left w:val="none" w:sz="0" w:space="0" w:color="auto"/>
            <w:bottom w:val="none" w:sz="0" w:space="0" w:color="auto"/>
            <w:right w:val="none" w:sz="0" w:space="0" w:color="auto"/>
          </w:divBdr>
        </w:div>
        <w:div w:id="1077946513">
          <w:marLeft w:val="0"/>
          <w:marRight w:val="0"/>
          <w:marTop w:val="0"/>
          <w:marBottom w:val="0"/>
          <w:divBdr>
            <w:top w:val="none" w:sz="0" w:space="0" w:color="auto"/>
            <w:left w:val="none" w:sz="0" w:space="0" w:color="auto"/>
            <w:bottom w:val="none" w:sz="0" w:space="0" w:color="auto"/>
            <w:right w:val="none" w:sz="0" w:space="0" w:color="auto"/>
          </w:divBdr>
        </w:div>
        <w:div w:id="1269653441">
          <w:marLeft w:val="0"/>
          <w:marRight w:val="0"/>
          <w:marTop w:val="0"/>
          <w:marBottom w:val="0"/>
          <w:divBdr>
            <w:top w:val="none" w:sz="0" w:space="0" w:color="auto"/>
            <w:left w:val="none" w:sz="0" w:space="0" w:color="auto"/>
            <w:bottom w:val="none" w:sz="0" w:space="0" w:color="auto"/>
            <w:right w:val="none" w:sz="0" w:space="0" w:color="auto"/>
          </w:divBdr>
        </w:div>
        <w:div w:id="617101139">
          <w:marLeft w:val="0"/>
          <w:marRight w:val="0"/>
          <w:marTop w:val="0"/>
          <w:marBottom w:val="0"/>
          <w:divBdr>
            <w:top w:val="none" w:sz="0" w:space="0" w:color="auto"/>
            <w:left w:val="none" w:sz="0" w:space="0" w:color="auto"/>
            <w:bottom w:val="none" w:sz="0" w:space="0" w:color="auto"/>
            <w:right w:val="none" w:sz="0" w:space="0" w:color="auto"/>
          </w:divBdr>
        </w:div>
        <w:div w:id="170485737">
          <w:marLeft w:val="0"/>
          <w:marRight w:val="0"/>
          <w:marTop w:val="0"/>
          <w:marBottom w:val="0"/>
          <w:divBdr>
            <w:top w:val="none" w:sz="0" w:space="0" w:color="auto"/>
            <w:left w:val="none" w:sz="0" w:space="0" w:color="auto"/>
            <w:bottom w:val="none" w:sz="0" w:space="0" w:color="auto"/>
            <w:right w:val="none" w:sz="0" w:space="0" w:color="auto"/>
          </w:divBdr>
        </w:div>
        <w:div w:id="249197980">
          <w:marLeft w:val="0"/>
          <w:marRight w:val="0"/>
          <w:marTop w:val="0"/>
          <w:marBottom w:val="0"/>
          <w:divBdr>
            <w:top w:val="none" w:sz="0" w:space="0" w:color="auto"/>
            <w:left w:val="none" w:sz="0" w:space="0" w:color="auto"/>
            <w:bottom w:val="none" w:sz="0" w:space="0" w:color="auto"/>
            <w:right w:val="none" w:sz="0" w:space="0" w:color="auto"/>
          </w:divBdr>
        </w:div>
        <w:div w:id="210698819">
          <w:marLeft w:val="0"/>
          <w:marRight w:val="0"/>
          <w:marTop w:val="0"/>
          <w:marBottom w:val="0"/>
          <w:divBdr>
            <w:top w:val="none" w:sz="0" w:space="0" w:color="auto"/>
            <w:left w:val="none" w:sz="0" w:space="0" w:color="auto"/>
            <w:bottom w:val="none" w:sz="0" w:space="0" w:color="auto"/>
            <w:right w:val="none" w:sz="0" w:space="0" w:color="auto"/>
          </w:divBdr>
        </w:div>
        <w:div w:id="1269780427">
          <w:marLeft w:val="0"/>
          <w:marRight w:val="0"/>
          <w:marTop w:val="0"/>
          <w:marBottom w:val="0"/>
          <w:divBdr>
            <w:top w:val="none" w:sz="0" w:space="0" w:color="auto"/>
            <w:left w:val="none" w:sz="0" w:space="0" w:color="auto"/>
            <w:bottom w:val="none" w:sz="0" w:space="0" w:color="auto"/>
            <w:right w:val="none" w:sz="0" w:space="0" w:color="auto"/>
          </w:divBdr>
        </w:div>
        <w:div w:id="761953553">
          <w:marLeft w:val="0"/>
          <w:marRight w:val="0"/>
          <w:marTop w:val="0"/>
          <w:marBottom w:val="0"/>
          <w:divBdr>
            <w:top w:val="none" w:sz="0" w:space="0" w:color="auto"/>
            <w:left w:val="none" w:sz="0" w:space="0" w:color="auto"/>
            <w:bottom w:val="none" w:sz="0" w:space="0" w:color="auto"/>
            <w:right w:val="none" w:sz="0" w:space="0" w:color="auto"/>
          </w:divBdr>
        </w:div>
        <w:div w:id="777717780">
          <w:marLeft w:val="0"/>
          <w:marRight w:val="0"/>
          <w:marTop w:val="0"/>
          <w:marBottom w:val="0"/>
          <w:divBdr>
            <w:top w:val="none" w:sz="0" w:space="0" w:color="auto"/>
            <w:left w:val="none" w:sz="0" w:space="0" w:color="auto"/>
            <w:bottom w:val="none" w:sz="0" w:space="0" w:color="auto"/>
            <w:right w:val="none" w:sz="0" w:space="0" w:color="auto"/>
          </w:divBdr>
        </w:div>
        <w:div w:id="1776320121">
          <w:marLeft w:val="0"/>
          <w:marRight w:val="0"/>
          <w:marTop w:val="0"/>
          <w:marBottom w:val="0"/>
          <w:divBdr>
            <w:top w:val="none" w:sz="0" w:space="0" w:color="auto"/>
            <w:left w:val="none" w:sz="0" w:space="0" w:color="auto"/>
            <w:bottom w:val="none" w:sz="0" w:space="0" w:color="auto"/>
            <w:right w:val="none" w:sz="0" w:space="0" w:color="auto"/>
          </w:divBdr>
        </w:div>
        <w:div w:id="381103549">
          <w:marLeft w:val="0"/>
          <w:marRight w:val="0"/>
          <w:marTop w:val="0"/>
          <w:marBottom w:val="0"/>
          <w:divBdr>
            <w:top w:val="none" w:sz="0" w:space="0" w:color="auto"/>
            <w:left w:val="none" w:sz="0" w:space="0" w:color="auto"/>
            <w:bottom w:val="none" w:sz="0" w:space="0" w:color="auto"/>
            <w:right w:val="none" w:sz="0" w:space="0" w:color="auto"/>
          </w:divBdr>
        </w:div>
        <w:div w:id="1368488582">
          <w:marLeft w:val="0"/>
          <w:marRight w:val="0"/>
          <w:marTop w:val="0"/>
          <w:marBottom w:val="0"/>
          <w:divBdr>
            <w:top w:val="none" w:sz="0" w:space="0" w:color="auto"/>
            <w:left w:val="none" w:sz="0" w:space="0" w:color="auto"/>
            <w:bottom w:val="none" w:sz="0" w:space="0" w:color="auto"/>
            <w:right w:val="none" w:sz="0" w:space="0" w:color="auto"/>
          </w:divBdr>
        </w:div>
        <w:div w:id="149030041">
          <w:marLeft w:val="0"/>
          <w:marRight w:val="0"/>
          <w:marTop w:val="0"/>
          <w:marBottom w:val="0"/>
          <w:divBdr>
            <w:top w:val="none" w:sz="0" w:space="0" w:color="auto"/>
            <w:left w:val="none" w:sz="0" w:space="0" w:color="auto"/>
            <w:bottom w:val="none" w:sz="0" w:space="0" w:color="auto"/>
            <w:right w:val="none" w:sz="0" w:space="0" w:color="auto"/>
          </w:divBdr>
        </w:div>
        <w:div w:id="1509054980">
          <w:marLeft w:val="0"/>
          <w:marRight w:val="0"/>
          <w:marTop w:val="0"/>
          <w:marBottom w:val="0"/>
          <w:divBdr>
            <w:top w:val="none" w:sz="0" w:space="0" w:color="auto"/>
            <w:left w:val="none" w:sz="0" w:space="0" w:color="auto"/>
            <w:bottom w:val="none" w:sz="0" w:space="0" w:color="auto"/>
            <w:right w:val="none" w:sz="0" w:space="0" w:color="auto"/>
          </w:divBdr>
        </w:div>
        <w:div w:id="1632397516">
          <w:marLeft w:val="0"/>
          <w:marRight w:val="0"/>
          <w:marTop w:val="0"/>
          <w:marBottom w:val="0"/>
          <w:divBdr>
            <w:top w:val="none" w:sz="0" w:space="0" w:color="auto"/>
            <w:left w:val="none" w:sz="0" w:space="0" w:color="auto"/>
            <w:bottom w:val="none" w:sz="0" w:space="0" w:color="auto"/>
            <w:right w:val="none" w:sz="0" w:space="0" w:color="auto"/>
          </w:divBdr>
        </w:div>
        <w:div w:id="2099980923">
          <w:marLeft w:val="0"/>
          <w:marRight w:val="0"/>
          <w:marTop w:val="0"/>
          <w:marBottom w:val="0"/>
          <w:divBdr>
            <w:top w:val="none" w:sz="0" w:space="0" w:color="auto"/>
            <w:left w:val="none" w:sz="0" w:space="0" w:color="auto"/>
            <w:bottom w:val="none" w:sz="0" w:space="0" w:color="auto"/>
            <w:right w:val="none" w:sz="0" w:space="0" w:color="auto"/>
          </w:divBdr>
        </w:div>
        <w:div w:id="994845258">
          <w:marLeft w:val="0"/>
          <w:marRight w:val="0"/>
          <w:marTop w:val="0"/>
          <w:marBottom w:val="0"/>
          <w:divBdr>
            <w:top w:val="none" w:sz="0" w:space="0" w:color="auto"/>
            <w:left w:val="none" w:sz="0" w:space="0" w:color="auto"/>
            <w:bottom w:val="none" w:sz="0" w:space="0" w:color="auto"/>
            <w:right w:val="none" w:sz="0" w:space="0" w:color="auto"/>
          </w:divBdr>
        </w:div>
        <w:div w:id="2015179689">
          <w:marLeft w:val="0"/>
          <w:marRight w:val="0"/>
          <w:marTop w:val="0"/>
          <w:marBottom w:val="0"/>
          <w:divBdr>
            <w:top w:val="none" w:sz="0" w:space="0" w:color="auto"/>
            <w:left w:val="none" w:sz="0" w:space="0" w:color="auto"/>
            <w:bottom w:val="none" w:sz="0" w:space="0" w:color="auto"/>
            <w:right w:val="none" w:sz="0" w:space="0" w:color="auto"/>
          </w:divBdr>
        </w:div>
        <w:div w:id="1655137750">
          <w:marLeft w:val="0"/>
          <w:marRight w:val="0"/>
          <w:marTop w:val="0"/>
          <w:marBottom w:val="0"/>
          <w:divBdr>
            <w:top w:val="none" w:sz="0" w:space="0" w:color="auto"/>
            <w:left w:val="none" w:sz="0" w:space="0" w:color="auto"/>
            <w:bottom w:val="none" w:sz="0" w:space="0" w:color="auto"/>
            <w:right w:val="none" w:sz="0" w:space="0" w:color="auto"/>
          </w:divBdr>
        </w:div>
        <w:div w:id="1561595154">
          <w:marLeft w:val="0"/>
          <w:marRight w:val="0"/>
          <w:marTop w:val="0"/>
          <w:marBottom w:val="0"/>
          <w:divBdr>
            <w:top w:val="none" w:sz="0" w:space="0" w:color="auto"/>
            <w:left w:val="none" w:sz="0" w:space="0" w:color="auto"/>
            <w:bottom w:val="none" w:sz="0" w:space="0" w:color="auto"/>
            <w:right w:val="none" w:sz="0" w:space="0" w:color="auto"/>
          </w:divBdr>
        </w:div>
        <w:div w:id="8531251">
          <w:marLeft w:val="0"/>
          <w:marRight w:val="0"/>
          <w:marTop w:val="0"/>
          <w:marBottom w:val="0"/>
          <w:divBdr>
            <w:top w:val="none" w:sz="0" w:space="0" w:color="auto"/>
            <w:left w:val="none" w:sz="0" w:space="0" w:color="auto"/>
            <w:bottom w:val="none" w:sz="0" w:space="0" w:color="auto"/>
            <w:right w:val="none" w:sz="0" w:space="0" w:color="auto"/>
          </w:divBdr>
        </w:div>
        <w:div w:id="384187801">
          <w:marLeft w:val="0"/>
          <w:marRight w:val="0"/>
          <w:marTop w:val="0"/>
          <w:marBottom w:val="0"/>
          <w:divBdr>
            <w:top w:val="none" w:sz="0" w:space="0" w:color="auto"/>
            <w:left w:val="none" w:sz="0" w:space="0" w:color="auto"/>
            <w:bottom w:val="none" w:sz="0" w:space="0" w:color="auto"/>
            <w:right w:val="none" w:sz="0" w:space="0" w:color="auto"/>
          </w:divBdr>
        </w:div>
        <w:div w:id="550506144">
          <w:marLeft w:val="0"/>
          <w:marRight w:val="0"/>
          <w:marTop w:val="0"/>
          <w:marBottom w:val="0"/>
          <w:divBdr>
            <w:top w:val="none" w:sz="0" w:space="0" w:color="auto"/>
            <w:left w:val="none" w:sz="0" w:space="0" w:color="auto"/>
            <w:bottom w:val="none" w:sz="0" w:space="0" w:color="auto"/>
            <w:right w:val="none" w:sz="0" w:space="0" w:color="auto"/>
          </w:divBdr>
        </w:div>
        <w:div w:id="409811545">
          <w:marLeft w:val="0"/>
          <w:marRight w:val="0"/>
          <w:marTop w:val="0"/>
          <w:marBottom w:val="0"/>
          <w:divBdr>
            <w:top w:val="none" w:sz="0" w:space="0" w:color="auto"/>
            <w:left w:val="none" w:sz="0" w:space="0" w:color="auto"/>
            <w:bottom w:val="none" w:sz="0" w:space="0" w:color="auto"/>
            <w:right w:val="none" w:sz="0" w:space="0" w:color="auto"/>
          </w:divBdr>
        </w:div>
        <w:div w:id="117333198">
          <w:marLeft w:val="0"/>
          <w:marRight w:val="0"/>
          <w:marTop w:val="0"/>
          <w:marBottom w:val="0"/>
          <w:divBdr>
            <w:top w:val="none" w:sz="0" w:space="0" w:color="auto"/>
            <w:left w:val="none" w:sz="0" w:space="0" w:color="auto"/>
            <w:bottom w:val="none" w:sz="0" w:space="0" w:color="auto"/>
            <w:right w:val="none" w:sz="0" w:space="0" w:color="auto"/>
          </w:divBdr>
        </w:div>
        <w:div w:id="1636400983">
          <w:marLeft w:val="0"/>
          <w:marRight w:val="0"/>
          <w:marTop w:val="0"/>
          <w:marBottom w:val="0"/>
          <w:divBdr>
            <w:top w:val="none" w:sz="0" w:space="0" w:color="auto"/>
            <w:left w:val="none" w:sz="0" w:space="0" w:color="auto"/>
            <w:bottom w:val="none" w:sz="0" w:space="0" w:color="auto"/>
            <w:right w:val="none" w:sz="0" w:space="0" w:color="auto"/>
          </w:divBdr>
        </w:div>
        <w:div w:id="1815757581">
          <w:marLeft w:val="0"/>
          <w:marRight w:val="0"/>
          <w:marTop w:val="0"/>
          <w:marBottom w:val="0"/>
          <w:divBdr>
            <w:top w:val="none" w:sz="0" w:space="0" w:color="auto"/>
            <w:left w:val="none" w:sz="0" w:space="0" w:color="auto"/>
            <w:bottom w:val="none" w:sz="0" w:space="0" w:color="auto"/>
            <w:right w:val="none" w:sz="0" w:space="0" w:color="auto"/>
          </w:divBdr>
        </w:div>
        <w:div w:id="1654412009">
          <w:marLeft w:val="0"/>
          <w:marRight w:val="0"/>
          <w:marTop w:val="0"/>
          <w:marBottom w:val="0"/>
          <w:divBdr>
            <w:top w:val="none" w:sz="0" w:space="0" w:color="auto"/>
            <w:left w:val="none" w:sz="0" w:space="0" w:color="auto"/>
            <w:bottom w:val="none" w:sz="0" w:space="0" w:color="auto"/>
            <w:right w:val="none" w:sz="0" w:space="0" w:color="auto"/>
          </w:divBdr>
        </w:div>
        <w:div w:id="1215659596">
          <w:marLeft w:val="0"/>
          <w:marRight w:val="0"/>
          <w:marTop w:val="0"/>
          <w:marBottom w:val="0"/>
          <w:divBdr>
            <w:top w:val="none" w:sz="0" w:space="0" w:color="auto"/>
            <w:left w:val="none" w:sz="0" w:space="0" w:color="auto"/>
            <w:bottom w:val="none" w:sz="0" w:space="0" w:color="auto"/>
            <w:right w:val="none" w:sz="0" w:space="0" w:color="auto"/>
          </w:divBdr>
        </w:div>
        <w:div w:id="1215773267">
          <w:marLeft w:val="0"/>
          <w:marRight w:val="0"/>
          <w:marTop w:val="0"/>
          <w:marBottom w:val="0"/>
          <w:divBdr>
            <w:top w:val="none" w:sz="0" w:space="0" w:color="auto"/>
            <w:left w:val="none" w:sz="0" w:space="0" w:color="auto"/>
            <w:bottom w:val="none" w:sz="0" w:space="0" w:color="auto"/>
            <w:right w:val="none" w:sz="0" w:space="0" w:color="auto"/>
          </w:divBdr>
        </w:div>
        <w:div w:id="626398118">
          <w:marLeft w:val="0"/>
          <w:marRight w:val="0"/>
          <w:marTop w:val="0"/>
          <w:marBottom w:val="0"/>
          <w:divBdr>
            <w:top w:val="none" w:sz="0" w:space="0" w:color="auto"/>
            <w:left w:val="none" w:sz="0" w:space="0" w:color="auto"/>
            <w:bottom w:val="none" w:sz="0" w:space="0" w:color="auto"/>
            <w:right w:val="none" w:sz="0" w:space="0" w:color="auto"/>
          </w:divBdr>
        </w:div>
        <w:div w:id="1540631351">
          <w:marLeft w:val="0"/>
          <w:marRight w:val="0"/>
          <w:marTop w:val="0"/>
          <w:marBottom w:val="0"/>
          <w:divBdr>
            <w:top w:val="none" w:sz="0" w:space="0" w:color="auto"/>
            <w:left w:val="none" w:sz="0" w:space="0" w:color="auto"/>
            <w:bottom w:val="none" w:sz="0" w:space="0" w:color="auto"/>
            <w:right w:val="none" w:sz="0" w:space="0" w:color="auto"/>
          </w:divBdr>
        </w:div>
        <w:div w:id="2123069062">
          <w:marLeft w:val="0"/>
          <w:marRight w:val="0"/>
          <w:marTop w:val="0"/>
          <w:marBottom w:val="0"/>
          <w:divBdr>
            <w:top w:val="none" w:sz="0" w:space="0" w:color="auto"/>
            <w:left w:val="none" w:sz="0" w:space="0" w:color="auto"/>
            <w:bottom w:val="none" w:sz="0" w:space="0" w:color="auto"/>
            <w:right w:val="none" w:sz="0" w:space="0" w:color="auto"/>
          </w:divBdr>
        </w:div>
        <w:div w:id="442922551">
          <w:marLeft w:val="0"/>
          <w:marRight w:val="0"/>
          <w:marTop w:val="0"/>
          <w:marBottom w:val="0"/>
          <w:divBdr>
            <w:top w:val="none" w:sz="0" w:space="0" w:color="auto"/>
            <w:left w:val="none" w:sz="0" w:space="0" w:color="auto"/>
            <w:bottom w:val="none" w:sz="0" w:space="0" w:color="auto"/>
            <w:right w:val="none" w:sz="0" w:space="0" w:color="auto"/>
          </w:divBdr>
        </w:div>
        <w:div w:id="1094210789">
          <w:marLeft w:val="0"/>
          <w:marRight w:val="0"/>
          <w:marTop w:val="0"/>
          <w:marBottom w:val="0"/>
          <w:divBdr>
            <w:top w:val="none" w:sz="0" w:space="0" w:color="auto"/>
            <w:left w:val="none" w:sz="0" w:space="0" w:color="auto"/>
            <w:bottom w:val="none" w:sz="0" w:space="0" w:color="auto"/>
            <w:right w:val="none" w:sz="0" w:space="0" w:color="auto"/>
          </w:divBdr>
        </w:div>
        <w:div w:id="2076513430">
          <w:marLeft w:val="0"/>
          <w:marRight w:val="0"/>
          <w:marTop w:val="0"/>
          <w:marBottom w:val="0"/>
          <w:divBdr>
            <w:top w:val="none" w:sz="0" w:space="0" w:color="auto"/>
            <w:left w:val="none" w:sz="0" w:space="0" w:color="auto"/>
            <w:bottom w:val="none" w:sz="0" w:space="0" w:color="auto"/>
            <w:right w:val="none" w:sz="0" w:space="0" w:color="auto"/>
          </w:divBdr>
        </w:div>
        <w:div w:id="1002049838">
          <w:marLeft w:val="0"/>
          <w:marRight w:val="0"/>
          <w:marTop w:val="0"/>
          <w:marBottom w:val="0"/>
          <w:divBdr>
            <w:top w:val="none" w:sz="0" w:space="0" w:color="auto"/>
            <w:left w:val="none" w:sz="0" w:space="0" w:color="auto"/>
            <w:bottom w:val="none" w:sz="0" w:space="0" w:color="auto"/>
            <w:right w:val="none" w:sz="0" w:space="0" w:color="auto"/>
          </w:divBdr>
        </w:div>
        <w:div w:id="818764932">
          <w:marLeft w:val="0"/>
          <w:marRight w:val="0"/>
          <w:marTop w:val="0"/>
          <w:marBottom w:val="0"/>
          <w:divBdr>
            <w:top w:val="none" w:sz="0" w:space="0" w:color="auto"/>
            <w:left w:val="none" w:sz="0" w:space="0" w:color="auto"/>
            <w:bottom w:val="none" w:sz="0" w:space="0" w:color="auto"/>
            <w:right w:val="none" w:sz="0" w:space="0" w:color="auto"/>
          </w:divBdr>
        </w:div>
        <w:div w:id="1524440237">
          <w:marLeft w:val="0"/>
          <w:marRight w:val="0"/>
          <w:marTop w:val="0"/>
          <w:marBottom w:val="0"/>
          <w:divBdr>
            <w:top w:val="none" w:sz="0" w:space="0" w:color="auto"/>
            <w:left w:val="none" w:sz="0" w:space="0" w:color="auto"/>
            <w:bottom w:val="none" w:sz="0" w:space="0" w:color="auto"/>
            <w:right w:val="none" w:sz="0" w:space="0" w:color="auto"/>
          </w:divBdr>
        </w:div>
        <w:div w:id="562637330">
          <w:marLeft w:val="0"/>
          <w:marRight w:val="0"/>
          <w:marTop w:val="0"/>
          <w:marBottom w:val="0"/>
          <w:divBdr>
            <w:top w:val="none" w:sz="0" w:space="0" w:color="auto"/>
            <w:left w:val="none" w:sz="0" w:space="0" w:color="auto"/>
            <w:bottom w:val="none" w:sz="0" w:space="0" w:color="auto"/>
            <w:right w:val="none" w:sz="0" w:space="0" w:color="auto"/>
          </w:divBdr>
        </w:div>
        <w:div w:id="297348252">
          <w:marLeft w:val="0"/>
          <w:marRight w:val="0"/>
          <w:marTop w:val="0"/>
          <w:marBottom w:val="0"/>
          <w:divBdr>
            <w:top w:val="none" w:sz="0" w:space="0" w:color="auto"/>
            <w:left w:val="none" w:sz="0" w:space="0" w:color="auto"/>
            <w:bottom w:val="none" w:sz="0" w:space="0" w:color="auto"/>
            <w:right w:val="none" w:sz="0" w:space="0" w:color="auto"/>
          </w:divBdr>
        </w:div>
        <w:div w:id="2020741065">
          <w:marLeft w:val="0"/>
          <w:marRight w:val="0"/>
          <w:marTop w:val="0"/>
          <w:marBottom w:val="0"/>
          <w:divBdr>
            <w:top w:val="none" w:sz="0" w:space="0" w:color="auto"/>
            <w:left w:val="none" w:sz="0" w:space="0" w:color="auto"/>
            <w:bottom w:val="none" w:sz="0" w:space="0" w:color="auto"/>
            <w:right w:val="none" w:sz="0" w:space="0" w:color="auto"/>
          </w:divBdr>
        </w:div>
        <w:div w:id="495465489">
          <w:marLeft w:val="0"/>
          <w:marRight w:val="0"/>
          <w:marTop w:val="0"/>
          <w:marBottom w:val="0"/>
          <w:divBdr>
            <w:top w:val="none" w:sz="0" w:space="0" w:color="auto"/>
            <w:left w:val="none" w:sz="0" w:space="0" w:color="auto"/>
            <w:bottom w:val="none" w:sz="0" w:space="0" w:color="auto"/>
            <w:right w:val="none" w:sz="0" w:space="0" w:color="auto"/>
          </w:divBdr>
        </w:div>
        <w:div w:id="2030255093">
          <w:marLeft w:val="0"/>
          <w:marRight w:val="0"/>
          <w:marTop w:val="0"/>
          <w:marBottom w:val="0"/>
          <w:divBdr>
            <w:top w:val="none" w:sz="0" w:space="0" w:color="auto"/>
            <w:left w:val="none" w:sz="0" w:space="0" w:color="auto"/>
            <w:bottom w:val="none" w:sz="0" w:space="0" w:color="auto"/>
            <w:right w:val="none" w:sz="0" w:space="0" w:color="auto"/>
          </w:divBdr>
        </w:div>
        <w:div w:id="1170412015">
          <w:marLeft w:val="0"/>
          <w:marRight w:val="0"/>
          <w:marTop w:val="0"/>
          <w:marBottom w:val="0"/>
          <w:divBdr>
            <w:top w:val="none" w:sz="0" w:space="0" w:color="auto"/>
            <w:left w:val="none" w:sz="0" w:space="0" w:color="auto"/>
            <w:bottom w:val="none" w:sz="0" w:space="0" w:color="auto"/>
            <w:right w:val="none" w:sz="0" w:space="0" w:color="auto"/>
          </w:divBdr>
        </w:div>
        <w:div w:id="2089842480">
          <w:marLeft w:val="0"/>
          <w:marRight w:val="0"/>
          <w:marTop w:val="0"/>
          <w:marBottom w:val="0"/>
          <w:divBdr>
            <w:top w:val="none" w:sz="0" w:space="0" w:color="auto"/>
            <w:left w:val="none" w:sz="0" w:space="0" w:color="auto"/>
            <w:bottom w:val="none" w:sz="0" w:space="0" w:color="auto"/>
            <w:right w:val="none" w:sz="0" w:space="0" w:color="auto"/>
          </w:divBdr>
        </w:div>
        <w:div w:id="244921272">
          <w:marLeft w:val="0"/>
          <w:marRight w:val="0"/>
          <w:marTop w:val="0"/>
          <w:marBottom w:val="0"/>
          <w:divBdr>
            <w:top w:val="none" w:sz="0" w:space="0" w:color="auto"/>
            <w:left w:val="none" w:sz="0" w:space="0" w:color="auto"/>
            <w:bottom w:val="none" w:sz="0" w:space="0" w:color="auto"/>
            <w:right w:val="none" w:sz="0" w:space="0" w:color="auto"/>
          </w:divBdr>
        </w:div>
        <w:div w:id="1114590633">
          <w:marLeft w:val="0"/>
          <w:marRight w:val="0"/>
          <w:marTop w:val="0"/>
          <w:marBottom w:val="0"/>
          <w:divBdr>
            <w:top w:val="none" w:sz="0" w:space="0" w:color="auto"/>
            <w:left w:val="none" w:sz="0" w:space="0" w:color="auto"/>
            <w:bottom w:val="none" w:sz="0" w:space="0" w:color="auto"/>
            <w:right w:val="none" w:sz="0" w:space="0" w:color="auto"/>
          </w:divBdr>
        </w:div>
        <w:div w:id="2015719596">
          <w:marLeft w:val="0"/>
          <w:marRight w:val="0"/>
          <w:marTop w:val="0"/>
          <w:marBottom w:val="0"/>
          <w:divBdr>
            <w:top w:val="none" w:sz="0" w:space="0" w:color="auto"/>
            <w:left w:val="none" w:sz="0" w:space="0" w:color="auto"/>
            <w:bottom w:val="none" w:sz="0" w:space="0" w:color="auto"/>
            <w:right w:val="none" w:sz="0" w:space="0" w:color="auto"/>
          </w:divBdr>
        </w:div>
        <w:div w:id="680468976">
          <w:marLeft w:val="0"/>
          <w:marRight w:val="0"/>
          <w:marTop w:val="0"/>
          <w:marBottom w:val="0"/>
          <w:divBdr>
            <w:top w:val="none" w:sz="0" w:space="0" w:color="auto"/>
            <w:left w:val="none" w:sz="0" w:space="0" w:color="auto"/>
            <w:bottom w:val="none" w:sz="0" w:space="0" w:color="auto"/>
            <w:right w:val="none" w:sz="0" w:space="0" w:color="auto"/>
          </w:divBdr>
        </w:div>
        <w:div w:id="1974947666">
          <w:marLeft w:val="0"/>
          <w:marRight w:val="0"/>
          <w:marTop w:val="0"/>
          <w:marBottom w:val="0"/>
          <w:divBdr>
            <w:top w:val="none" w:sz="0" w:space="0" w:color="auto"/>
            <w:left w:val="none" w:sz="0" w:space="0" w:color="auto"/>
            <w:bottom w:val="none" w:sz="0" w:space="0" w:color="auto"/>
            <w:right w:val="none" w:sz="0" w:space="0" w:color="auto"/>
          </w:divBdr>
        </w:div>
        <w:div w:id="211039103">
          <w:marLeft w:val="0"/>
          <w:marRight w:val="0"/>
          <w:marTop w:val="0"/>
          <w:marBottom w:val="0"/>
          <w:divBdr>
            <w:top w:val="none" w:sz="0" w:space="0" w:color="auto"/>
            <w:left w:val="none" w:sz="0" w:space="0" w:color="auto"/>
            <w:bottom w:val="none" w:sz="0" w:space="0" w:color="auto"/>
            <w:right w:val="none" w:sz="0" w:space="0" w:color="auto"/>
          </w:divBdr>
        </w:div>
        <w:div w:id="866675884">
          <w:marLeft w:val="0"/>
          <w:marRight w:val="0"/>
          <w:marTop w:val="0"/>
          <w:marBottom w:val="0"/>
          <w:divBdr>
            <w:top w:val="none" w:sz="0" w:space="0" w:color="auto"/>
            <w:left w:val="none" w:sz="0" w:space="0" w:color="auto"/>
            <w:bottom w:val="none" w:sz="0" w:space="0" w:color="auto"/>
            <w:right w:val="none" w:sz="0" w:space="0" w:color="auto"/>
          </w:divBdr>
        </w:div>
        <w:div w:id="797262661">
          <w:marLeft w:val="0"/>
          <w:marRight w:val="0"/>
          <w:marTop w:val="0"/>
          <w:marBottom w:val="0"/>
          <w:divBdr>
            <w:top w:val="none" w:sz="0" w:space="0" w:color="auto"/>
            <w:left w:val="none" w:sz="0" w:space="0" w:color="auto"/>
            <w:bottom w:val="none" w:sz="0" w:space="0" w:color="auto"/>
            <w:right w:val="none" w:sz="0" w:space="0" w:color="auto"/>
          </w:divBdr>
        </w:div>
        <w:div w:id="1310599063">
          <w:marLeft w:val="0"/>
          <w:marRight w:val="0"/>
          <w:marTop w:val="0"/>
          <w:marBottom w:val="0"/>
          <w:divBdr>
            <w:top w:val="none" w:sz="0" w:space="0" w:color="auto"/>
            <w:left w:val="none" w:sz="0" w:space="0" w:color="auto"/>
            <w:bottom w:val="none" w:sz="0" w:space="0" w:color="auto"/>
            <w:right w:val="none" w:sz="0" w:space="0" w:color="auto"/>
          </w:divBdr>
        </w:div>
        <w:div w:id="1540164156">
          <w:marLeft w:val="0"/>
          <w:marRight w:val="0"/>
          <w:marTop w:val="0"/>
          <w:marBottom w:val="0"/>
          <w:divBdr>
            <w:top w:val="none" w:sz="0" w:space="0" w:color="auto"/>
            <w:left w:val="none" w:sz="0" w:space="0" w:color="auto"/>
            <w:bottom w:val="none" w:sz="0" w:space="0" w:color="auto"/>
            <w:right w:val="none" w:sz="0" w:space="0" w:color="auto"/>
          </w:divBdr>
        </w:div>
        <w:div w:id="637149912">
          <w:marLeft w:val="0"/>
          <w:marRight w:val="0"/>
          <w:marTop w:val="0"/>
          <w:marBottom w:val="0"/>
          <w:divBdr>
            <w:top w:val="none" w:sz="0" w:space="0" w:color="auto"/>
            <w:left w:val="none" w:sz="0" w:space="0" w:color="auto"/>
            <w:bottom w:val="none" w:sz="0" w:space="0" w:color="auto"/>
            <w:right w:val="none" w:sz="0" w:space="0" w:color="auto"/>
          </w:divBdr>
        </w:div>
        <w:div w:id="1106727932">
          <w:marLeft w:val="0"/>
          <w:marRight w:val="0"/>
          <w:marTop w:val="0"/>
          <w:marBottom w:val="0"/>
          <w:divBdr>
            <w:top w:val="none" w:sz="0" w:space="0" w:color="auto"/>
            <w:left w:val="none" w:sz="0" w:space="0" w:color="auto"/>
            <w:bottom w:val="none" w:sz="0" w:space="0" w:color="auto"/>
            <w:right w:val="none" w:sz="0" w:space="0" w:color="auto"/>
          </w:divBdr>
        </w:div>
        <w:div w:id="268926067">
          <w:marLeft w:val="0"/>
          <w:marRight w:val="0"/>
          <w:marTop w:val="0"/>
          <w:marBottom w:val="0"/>
          <w:divBdr>
            <w:top w:val="none" w:sz="0" w:space="0" w:color="auto"/>
            <w:left w:val="none" w:sz="0" w:space="0" w:color="auto"/>
            <w:bottom w:val="none" w:sz="0" w:space="0" w:color="auto"/>
            <w:right w:val="none" w:sz="0" w:space="0" w:color="auto"/>
          </w:divBdr>
        </w:div>
        <w:div w:id="65229281">
          <w:marLeft w:val="0"/>
          <w:marRight w:val="0"/>
          <w:marTop w:val="0"/>
          <w:marBottom w:val="0"/>
          <w:divBdr>
            <w:top w:val="none" w:sz="0" w:space="0" w:color="auto"/>
            <w:left w:val="none" w:sz="0" w:space="0" w:color="auto"/>
            <w:bottom w:val="none" w:sz="0" w:space="0" w:color="auto"/>
            <w:right w:val="none" w:sz="0" w:space="0" w:color="auto"/>
          </w:divBdr>
        </w:div>
        <w:div w:id="1011639415">
          <w:marLeft w:val="0"/>
          <w:marRight w:val="0"/>
          <w:marTop w:val="0"/>
          <w:marBottom w:val="0"/>
          <w:divBdr>
            <w:top w:val="none" w:sz="0" w:space="0" w:color="auto"/>
            <w:left w:val="none" w:sz="0" w:space="0" w:color="auto"/>
            <w:bottom w:val="none" w:sz="0" w:space="0" w:color="auto"/>
            <w:right w:val="none" w:sz="0" w:space="0" w:color="auto"/>
          </w:divBdr>
        </w:div>
        <w:div w:id="1542397027">
          <w:marLeft w:val="0"/>
          <w:marRight w:val="0"/>
          <w:marTop w:val="0"/>
          <w:marBottom w:val="0"/>
          <w:divBdr>
            <w:top w:val="none" w:sz="0" w:space="0" w:color="auto"/>
            <w:left w:val="none" w:sz="0" w:space="0" w:color="auto"/>
            <w:bottom w:val="none" w:sz="0" w:space="0" w:color="auto"/>
            <w:right w:val="none" w:sz="0" w:space="0" w:color="auto"/>
          </w:divBdr>
        </w:div>
        <w:div w:id="537284062">
          <w:marLeft w:val="0"/>
          <w:marRight w:val="0"/>
          <w:marTop w:val="0"/>
          <w:marBottom w:val="0"/>
          <w:divBdr>
            <w:top w:val="none" w:sz="0" w:space="0" w:color="auto"/>
            <w:left w:val="none" w:sz="0" w:space="0" w:color="auto"/>
            <w:bottom w:val="none" w:sz="0" w:space="0" w:color="auto"/>
            <w:right w:val="none" w:sz="0" w:space="0" w:color="auto"/>
          </w:divBdr>
        </w:div>
        <w:div w:id="1625306258">
          <w:marLeft w:val="0"/>
          <w:marRight w:val="0"/>
          <w:marTop w:val="0"/>
          <w:marBottom w:val="0"/>
          <w:divBdr>
            <w:top w:val="none" w:sz="0" w:space="0" w:color="auto"/>
            <w:left w:val="none" w:sz="0" w:space="0" w:color="auto"/>
            <w:bottom w:val="none" w:sz="0" w:space="0" w:color="auto"/>
            <w:right w:val="none" w:sz="0" w:space="0" w:color="auto"/>
          </w:divBdr>
        </w:div>
        <w:div w:id="1401951387">
          <w:marLeft w:val="0"/>
          <w:marRight w:val="0"/>
          <w:marTop w:val="0"/>
          <w:marBottom w:val="0"/>
          <w:divBdr>
            <w:top w:val="none" w:sz="0" w:space="0" w:color="auto"/>
            <w:left w:val="none" w:sz="0" w:space="0" w:color="auto"/>
            <w:bottom w:val="none" w:sz="0" w:space="0" w:color="auto"/>
            <w:right w:val="none" w:sz="0" w:space="0" w:color="auto"/>
          </w:divBdr>
        </w:div>
        <w:div w:id="2061007503">
          <w:marLeft w:val="0"/>
          <w:marRight w:val="0"/>
          <w:marTop w:val="0"/>
          <w:marBottom w:val="0"/>
          <w:divBdr>
            <w:top w:val="none" w:sz="0" w:space="0" w:color="auto"/>
            <w:left w:val="none" w:sz="0" w:space="0" w:color="auto"/>
            <w:bottom w:val="none" w:sz="0" w:space="0" w:color="auto"/>
            <w:right w:val="none" w:sz="0" w:space="0" w:color="auto"/>
          </w:divBdr>
        </w:div>
        <w:div w:id="2071689872">
          <w:marLeft w:val="0"/>
          <w:marRight w:val="0"/>
          <w:marTop w:val="0"/>
          <w:marBottom w:val="0"/>
          <w:divBdr>
            <w:top w:val="none" w:sz="0" w:space="0" w:color="auto"/>
            <w:left w:val="none" w:sz="0" w:space="0" w:color="auto"/>
            <w:bottom w:val="none" w:sz="0" w:space="0" w:color="auto"/>
            <w:right w:val="none" w:sz="0" w:space="0" w:color="auto"/>
          </w:divBdr>
        </w:div>
        <w:div w:id="344938395">
          <w:marLeft w:val="0"/>
          <w:marRight w:val="0"/>
          <w:marTop w:val="0"/>
          <w:marBottom w:val="0"/>
          <w:divBdr>
            <w:top w:val="none" w:sz="0" w:space="0" w:color="auto"/>
            <w:left w:val="none" w:sz="0" w:space="0" w:color="auto"/>
            <w:bottom w:val="none" w:sz="0" w:space="0" w:color="auto"/>
            <w:right w:val="none" w:sz="0" w:space="0" w:color="auto"/>
          </w:divBdr>
        </w:div>
        <w:div w:id="1946186667">
          <w:marLeft w:val="0"/>
          <w:marRight w:val="0"/>
          <w:marTop w:val="0"/>
          <w:marBottom w:val="0"/>
          <w:divBdr>
            <w:top w:val="none" w:sz="0" w:space="0" w:color="auto"/>
            <w:left w:val="none" w:sz="0" w:space="0" w:color="auto"/>
            <w:bottom w:val="none" w:sz="0" w:space="0" w:color="auto"/>
            <w:right w:val="none" w:sz="0" w:space="0" w:color="auto"/>
          </w:divBdr>
        </w:div>
        <w:div w:id="192770983">
          <w:marLeft w:val="0"/>
          <w:marRight w:val="0"/>
          <w:marTop w:val="0"/>
          <w:marBottom w:val="0"/>
          <w:divBdr>
            <w:top w:val="none" w:sz="0" w:space="0" w:color="auto"/>
            <w:left w:val="none" w:sz="0" w:space="0" w:color="auto"/>
            <w:bottom w:val="none" w:sz="0" w:space="0" w:color="auto"/>
            <w:right w:val="none" w:sz="0" w:space="0" w:color="auto"/>
          </w:divBdr>
        </w:div>
        <w:div w:id="1760711295">
          <w:marLeft w:val="0"/>
          <w:marRight w:val="0"/>
          <w:marTop w:val="0"/>
          <w:marBottom w:val="0"/>
          <w:divBdr>
            <w:top w:val="none" w:sz="0" w:space="0" w:color="auto"/>
            <w:left w:val="none" w:sz="0" w:space="0" w:color="auto"/>
            <w:bottom w:val="none" w:sz="0" w:space="0" w:color="auto"/>
            <w:right w:val="none" w:sz="0" w:space="0" w:color="auto"/>
          </w:divBdr>
        </w:div>
        <w:div w:id="1781341895">
          <w:marLeft w:val="0"/>
          <w:marRight w:val="0"/>
          <w:marTop w:val="0"/>
          <w:marBottom w:val="0"/>
          <w:divBdr>
            <w:top w:val="none" w:sz="0" w:space="0" w:color="auto"/>
            <w:left w:val="none" w:sz="0" w:space="0" w:color="auto"/>
            <w:bottom w:val="none" w:sz="0" w:space="0" w:color="auto"/>
            <w:right w:val="none" w:sz="0" w:space="0" w:color="auto"/>
          </w:divBdr>
        </w:div>
        <w:div w:id="1043558547">
          <w:marLeft w:val="0"/>
          <w:marRight w:val="0"/>
          <w:marTop w:val="0"/>
          <w:marBottom w:val="0"/>
          <w:divBdr>
            <w:top w:val="none" w:sz="0" w:space="0" w:color="auto"/>
            <w:left w:val="none" w:sz="0" w:space="0" w:color="auto"/>
            <w:bottom w:val="none" w:sz="0" w:space="0" w:color="auto"/>
            <w:right w:val="none" w:sz="0" w:space="0" w:color="auto"/>
          </w:divBdr>
        </w:div>
        <w:div w:id="1618870604">
          <w:marLeft w:val="0"/>
          <w:marRight w:val="0"/>
          <w:marTop w:val="0"/>
          <w:marBottom w:val="0"/>
          <w:divBdr>
            <w:top w:val="none" w:sz="0" w:space="0" w:color="auto"/>
            <w:left w:val="none" w:sz="0" w:space="0" w:color="auto"/>
            <w:bottom w:val="none" w:sz="0" w:space="0" w:color="auto"/>
            <w:right w:val="none" w:sz="0" w:space="0" w:color="auto"/>
          </w:divBdr>
        </w:div>
        <w:div w:id="1132594067">
          <w:marLeft w:val="0"/>
          <w:marRight w:val="0"/>
          <w:marTop w:val="0"/>
          <w:marBottom w:val="0"/>
          <w:divBdr>
            <w:top w:val="none" w:sz="0" w:space="0" w:color="auto"/>
            <w:left w:val="none" w:sz="0" w:space="0" w:color="auto"/>
            <w:bottom w:val="none" w:sz="0" w:space="0" w:color="auto"/>
            <w:right w:val="none" w:sz="0" w:space="0" w:color="auto"/>
          </w:divBdr>
        </w:div>
        <w:div w:id="683167731">
          <w:marLeft w:val="0"/>
          <w:marRight w:val="0"/>
          <w:marTop w:val="0"/>
          <w:marBottom w:val="0"/>
          <w:divBdr>
            <w:top w:val="none" w:sz="0" w:space="0" w:color="auto"/>
            <w:left w:val="none" w:sz="0" w:space="0" w:color="auto"/>
            <w:bottom w:val="none" w:sz="0" w:space="0" w:color="auto"/>
            <w:right w:val="none" w:sz="0" w:space="0" w:color="auto"/>
          </w:divBdr>
        </w:div>
        <w:div w:id="1173181957">
          <w:marLeft w:val="0"/>
          <w:marRight w:val="0"/>
          <w:marTop w:val="0"/>
          <w:marBottom w:val="0"/>
          <w:divBdr>
            <w:top w:val="none" w:sz="0" w:space="0" w:color="auto"/>
            <w:left w:val="none" w:sz="0" w:space="0" w:color="auto"/>
            <w:bottom w:val="none" w:sz="0" w:space="0" w:color="auto"/>
            <w:right w:val="none" w:sz="0" w:space="0" w:color="auto"/>
          </w:divBdr>
        </w:div>
        <w:div w:id="558324702">
          <w:marLeft w:val="0"/>
          <w:marRight w:val="0"/>
          <w:marTop w:val="0"/>
          <w:marBottom w:val="0"/>
          <w:divBdr>
            <w:top w:val="none" w:sz="0" w:space="0" w:color="auto"/>
            <w:left w:val="none" w:sz="0" w:space="0" w:color="auto"/>
            <w:bottom w:val="none" w:sz="0" w:space="0" w:color="auto"/>
            <w:right w:val="none" w:sz="0" w:space="0" w:color="auto"/>
          </w:divBdr>
        </w:div>
        <w:div w:id="2085101051">
          <w:marLeft w:val="0"/>
          <w:marRight w:val="0"/>
          <w:marTop w:val="0"/>
          <w:marBottom w:val="0"/>
          <w:divBdr>
            <w:top w:val="none" w:sz="0" w:space="0" w:color="auto"/>
            <w:left w:val="none" w:sz="0" w:space="0" w:color="auto"/>
            <w:bottom w:val="none" w:sz="0" w:space="0" w:color="auto"/>
            <w:right w:val="none" w:sz="0" w:space="0" w:color="auto"/>
          </w:divBdr>
        </w:div>
      </w:divsChild>
    </w:div>
    <w:div w:id="1078937441">
      <w:bodyDiv w:val="1"/>
      <w:marLeft w:val="0"/>
      <w:marRight w:val="0"/>
      <w:marTop w:val="0"/>
      <w:marBottom w:val="0"/>
      <w:divBdr>
        <w:top w:val="none" w:sz="0" w:space="0" w:color="auto"/>
        <w:left w:val="none" w:sz="0" w:space="0" w:color="auto"/>
        <w:bottom w:val="none" w:sz="0" w:space="0" w:color="auto"/>
        <w:right w:val="none" w:sz="0" w:space="0" w:color="auto"/>
      </w:divBdr>
      <w:divsChild>
        <w:div w:id="92210277">
          <w:marLeft w:val="0"/>
          <w:marRight w:val="0"/>
          <w:marTop w:val="0"/>
          <w:marBottom w:val="0"/>
          <w:divBdr>
            <w:top w:val="none" w:sz="0" w:space="0" w:color="auto"/>
            <w:left w:val="none" w:sz="0" w:space="0" w:color="auto"/>
            <w:bottom w:val="none" w:sz="0" w:space="0" w:color="auto"/>
            <w:right w:val="none" w:sz="0" w:space="0" w:color="auto"/>
          </w:divBdr>
        </w:div>
        <w:div w:id="229004359">
          <w:marLeft w:val="0"/>
          <w:marRight w:val="0"/>
          <w:marTop w:val="0"/>
          <w:marBottom w:val="0"/>
          <w:divBdr>
            <w:top w:val="none" w:sz="0" w:space="0" w:color="auto"/>
            <w:left w:val="none" w:sz="0" w:space="0" w:color="auto"/>
            <w:bottom w:val="none" w:sz="0" w:space="0" w:color="auto"/>
            <w:right w:val="none" w:sz="0" w:space="0" w:color="auto"/>
          </w:divBdr>
        </w:div>
        <w:div w:id="959529783">
          <w:marLeft w:val="0"/>
          <w:marRight w:val="0"/>
          <w:marTop w:val="0"/>
          <w:marBottom w:val="0"/>
          <w:divBdr>
            <w:top w:val="none" w:sz="0" w:space="0" w:color="auto"/>
            <w:left w:val="none" w:sz="0" w:space="0" w:color="auto"/>
            <w:bottom w:val="none" w:sz="0" w:space="0" w:color="auto"/>
            <w:right w:val="none" w:sz="0" w:space="0" w:color="auto"/>
          </w:divBdr>
        </w:div>
        <w:div w:id="1089699593">
          <w:marLeft w:val="0"/>
          <w:marRight w:val="0"/>
          <w:marTop w:val="0"/>
          <w:marBottom w:val="0"/>
          <w:divBdr>
            <w:top w:val="none" w:sz="0" w:space="0" w:color="auto"/>
            <w:left w:val="none" w:sz="0" w:space="0" w:color="auto"/>
            <w:bottom w:val="none" w:sz="0" w:space="0" w:color="auto"/>
            <w:right w:val="none" w:sz="0" w:space="0" w:color="auto"/>
          </w:divBdr>
        </w:div>
        <w:div w:id="781144018">
          <w:marLeft w:val="0"/>
          <w:marRight w:val="0"/>
          <w:marTop w:val="0"/>
          <w:marBottom w:val="0"/>
          <w:divBdr>
            <w:top w:val="none" w:sz="0" w:space="0" w:color="auto"/>
            <w:left w:val="none" w:sz="0" w:space="0" w:color="auto"/>
            <w:bottom w:val="none" w:sz="0" w:space="0" w:color="auto"/>
            <w:right w:val="none" w:sz="0" w:space="0" w:color="auto"/>
          </w:divBdr>
        </w:div>
        <w:div w:id="1524706606">
          <w:marLeft w:val="0"/>
          <w:marRight w:val="0"/>
          <w:marTop w:val="0"/>
          <w:marBottom w:val="0"/>
          <w:divBdr>
            <w:top w:val="none" w:sz="0" w:space="0" w:color="auto"/>
            <w:left w:val="none" w:sz="0" w:space="0" w:color="auto"/>
            <w:bottom w:val="none" w:sz="0" w:space="0" w:color="auto"/>
            <w:right w:val="none" w:sz="0" w:space="0" w:color="auto"/>
          </w:divBdr>
        </w:div>
        <w:div w:id="1255742626">
          <w:marLeft w:val="0"/>
          <w:marRight w:val="0"/>
          <w:marTop w:val="0"/>
          <w:marBottom w:val="0"/>
          <w:divBdr>
            <w:top w:val="none" w:sz="0" w:space="0" w:color="auto"/>
            <w:left w:val="none" w:sz="0" w:space="0" w:color="auto"/>
            <w:bottom w:val="none" w:sz="0" w:space="0" w:color="auto"/>
            <w:right w:val="none" w:sz="0" w:space="0" w:color="auto"/>
          </w:divBdr>
        </w:div>
        <w:div w:id="1917127600">
          <w:marLeft w:val="0"/>
          <w:marRight w:val="0"/>
          <w:marTop w:val="0"/>
          <w:marBottom w:val="0"/>
          <w:divBdr>
            <w:top w:val="none" w:sz="0" w:space="0" w:color="auto"/>
            <w:left w:val="none" w:sz="0" w:space="0" w:color="auto"/>
            <w:bottom w:val="none" w:sz="0" w:space="0" w:color="auto"/>
            <w:right w:val="none" w:sz="0" w:space="0" w:color="auto"/>
          </w:divBdr>
        </w:div>
        <w:div w:id="1910460109">
          <w:marLeft w:val="0"/>
          <w:marRight w:val="0"/>
          <w:marTop w:val="0"/>
          <w:marBottom w:val="0"/>
          <w:divBdr>
            <w:top w:val="none" w:sz="0" w:space="0" w:color="auto"/>
            <w:left w:val="none" w:sz="0" w:space="0" w:color="auto"/>
            <w:bottom w:val="none" w:sz="0" w:space="0" w:color="auto"/>
            <w:right w:val="none" w:sz="0" w:space="0" w:color="auto"/>
          </w:divBdr>
        </w:div>
        <w:div w:id="563688343">
          <w:marLeft w:val="0"/>
          <w:marRight w:val="0"/>
          <w:marTop w:val="0"/>
          <w:marBottom w:val="0"/>
          <w:divBdr>
            <w:top w:val="none" w:sz="0" w:space="0" w:color="auto"/>
            <w:left w:val="none" w:sz="0" w:space="0" w:color="auto"/>
            <w:bottom w:val="none" w:sz="0" w:space="0" w:color="auto"/>
            <w:right w:val="none" w:sz="0" w:space="0" w:color="auto"/>
          </w:divBdr>
        </w:div>
        <w:div w:id="858467101">
          <w:marLeft w:val="0"/>
          <w:marRight w:val="0"/>
          <w:marTop w:val="0"/>
          <w:marBottom w:val="0"/>
          <w:divBdr>
            <w:top w:val="none" w:sz="0" w:space="0" w:color="auto"/>
            <w:left w:val="none" w:sz="0" w:space="0" w:color="auto"/>
            <w:bottom w:val="none" w:sz="0" w:space="0" w:color="auto"/>
            <w:right w:val="none" w:sz="0" w:space="0" w:color="auto"/>
          </w:divBdr>
        </w:div>
        <w:div w:id="2036689238">
          <w:marLeft w:val="0"/>
          <w:marRight w:val="0"/>
          <w:marTop w:val="0"/>
          <w:marBottom w:val="0"/>
          <w:divBdr>
            <w:top w:val="none" w:sz="0" w:space="0" w:color="auto"/>
            <w:left w:val="none" w:sz="0" w:space="0" w:color="auto"/>
            <w:bottom w:val="none" w:sz="0" w:space="0" w:color="auto"/>
            <w:right w:val="none" w:sz="0" w:space="0" w:color="auto"/>
          </w:divBdr>
        </w:div>
        <w:div w:id="978461839">
          <w:marLeft w:val="0"/>
          <w:marRight w:val="0"/>
          <w:marTop w:val="0"/>
          <w:marBottom w:val="0"/>
          <w:divBdr>
            <w:top w:val="none" w:sz="0" w:space="0" w:color="auto"/>
            <w:left w:val="none" w:sz="0" w:space="0" w:color="auto"/>
            <w:bottom w:val="none" w:sz="0" w:space="0" w:color="auto"/>
            <w:right w:val="none" w:sz="0" w:space="0" w:color="auto"/>
          </w:divBdr>
        </w:div>
        <w:div w:id="366564471">
          <w:marLeft w:val="0"/>
          <w:marRight w:val="0"/>
          <w:marTop w:val="0"/>
          <w:marBottom w:val="0"/>
          <w:divBdr>
            <w:top w:val="none" w:sz="0" w:space="0" w:color="auto"/>
            <w:left w:val="none" w:sz="0" w:space="0" w:color="auto"/>
            <w:bottom w:val="none" w:sz="0" w:space="0" w:color="auto"/>
            <w:right w:val="none" w:sz="0" w:space="0" w:color="auto"/>
          </w:divBdr>
        </w:div>
        <w:div w:id="1808812600">
          <w:marLeft w:val="0"/>
          <w:marRight w:val="0"/>
          <w:marTop w:val="0"/>
          <w:marBottom w:val="0"/>
          <w:divBdr>
            <w:top w:val="none" w:sz="0" w:space="0" w:color="auto"/>
            <w:left w:val="none" w:sz="0" w:space="0" w:color="auto"/>
            <w:bottom w:val="none" w:sz="0" w:space="0" w:color="auto"/>
            <w:right w:val="none" w:sz="0" w:space="0" w:color="auto"/>
          </w:divBdr>
        </w:div>
        <w:div w:id="1906647911">
          <w:marLeft w:val="0"/>
          <w:marRight w:val="0"/>
          <w:marTop w:val="0"/>
          <w:marBottom w:val="0"/>
          <w:divBdr>
            <w:top w:val="none" w:sz="0" w:space="0" w:color="auto"/>
            <w:left w:val="none" w:sz="0" w:space="0" w:color="auto"/>
            <w:bottom w:val="none" w:sz="0" w:space="0" w:color="auto"/>
            <w:right w:val="none" w:sz="0" w:space="0" w:color="auto"/>
          </w:divBdr>
        </w:div>
        <w:div w:id="795567926">
          <w:marLeft w:val="0"/>
          <w:marRight w:val="0"/>
          <w:marTop w:val="0"/>
          <w:marBottom w:val="0"/>
          <w:divBdr>
            <w:top w:val="none" w:sz="0" w:space="0" w:color="auto"/>
            <w:left w:val="none" w:sz="0" w:space="0" w:color="auto"/>
            <w:bottom w:val="none" w:sz="0" w:space="0" w:color="auto"/>
            <w:right w:val="none" w:sz="0" w:space="0" w:color="auto"/>
          </w:divBdr>
        </w:div>
        <w:div w:id="989822250">
          <w:marLeft w:val="0"/>
          <w:marRight w:val="0"/>
          <w:marTop w:val="0"/>
          <w:marBottom w:val="0"/>
          <w:divBdr>
            <w:top w:val="none" w:sz="0" w:space="0" w:color="auto"/>
            <w:left w:val="none" w:sz="0" w:space="0" w:color="auto"/>
            <w:bottom w:val="none" w:sz="0" w:space="0" w:color="auto"/>
            <w:right w:val="none" w:sz="0" w:space="0" w:color="auto"/>
          </w:divBdr>
        </w:div>
        <w:div w:id="1937899644">
          <w:marLeft w:val="0"/>
          <w:marRight w:val="0"/>
          <w:marTop w:val="0"/>
          <w:marBottom w:val="0"/>
          <w:divBdr>
            <w:top w:val="none" w:sz="0" w:space="0" w:color="auto"/>
            <w:left w:val="none" w:sz="0" w:space="0" w:color="auto"/>
            <w:bottom w:val="none" w:sz="0" w:space="0" w:color="auto"/>
            <w:right w:val="none" w:sz="0" w:space="0" w:color="auto"/>
          </w:divBdr>
        </w:div>
        <w:div w:id="311763271">
          <w:marLeft w:val="0"/>
          <w:marRight w:val="0"/>
          <w:marTop w:val="0"/>
          <w:marBottom w:val="0"/>
          <w:divBdr>
            <w:top w:val="none" w:sz="0" w:space="0" w:color="auto"/>
            <w:left w:val="none" w:sz="0" w:space="0" w:color="auto"/>
            <w:bottom w:val="none" w:sz="0" w:space="0" w:color="auto"/>
            <w:right w:val="none" w:sz="0" w:space="0" w:color="auto"/>
          </w:divBdr>
        </w:div>
        <w:div w:id="636839567">
          <w:marLeft w:val="0"/>
          <w:marRight w:val="0"/>
          <w:marTop w:val="0"/>
          <w:marBottom w:val="0"/>
          <w:divBdr>
            <w:top w:val="none" w:sz="0" w:space="0" w:color="auto"/>
            <w:left w:val="none" w:sz="0" w:space="0" w:color="auto"/>
            <w:bottom w:val="none" w:sz="0" w:space="0" w:color="auto"/>
            <w:right w:val="none" w:sz="0" w:space="0" w:color="auto"/>
          </w:divBdr>
        </w:div>
        <w:div w:id="276300874">
          <w:marLeft w:val="0"/>
          <w:marRight w:val="0"/>
          <w:marTop w:val="0"/>
          <w:marBottom w:val="0"/>
          <w:divBdr>
            <w:top w:val="none" w:sz="0" w:space="0" w:color="auto"/>
            <w:left w:val="none" w:sz="0" w:space="0" w:color="auto"/>
            <w:bottom w:val="none" w:sz="0" w:space="0" w:color="auto"/>
            <w:right w:val="none" w:sz="0" w:space="0" w:color="auto"/>
          </w:divBdr>
        </w:div>
        <w:div w:id="286283775">
          <w:marLeft w:val="0"/>
          <w:marRight w:val="0"/>
          <w:marTop w:val="0"/>
          <w:marBottom w:val="0"/>
          <w:divBdr>
            <w:top w:val="none" w:sz="0" w:space="0" w:color="auto"/>
            <w:left w:val="none" w:sz="0" w:space="0" w:color="auto"/>
            <w:bottom w:val="none" w:sz="0" w:space="0" w:color="auto"/>
            <w:right w:val="none" w:sz="0" w:space="0" w:color="auto"/>
          </w:divBdr>
        </w:div>
        <w:div w:id="1797866546">
          <w:marLeft w:val="0"/>
          <w:marRight w:val="0"/>
          <w:marTop w:val="0"/>
          <w:marBottom w:val="0"/>
          <w:divBdr>
            <w:top w:val="none" w:sz="0" w:space="0" w:color="auto"/>
            <w:left w:val="none" w:sz="0" w:space="0" w:color="auto"/>
            <w:bottom w:val="none" w:sz="0" w:space="0" w:color="auto"/>
            <w:right w:val="none" w:sz="0" w:space="0" w:color="auto"/>
          </w:divBdr>
        </w:div>
        <w:div w:id="1167407450">
          <w:marLeft w:val="0"/>
          <w:marRight w:val="0"/>
          <w:marTop w:val="0"/>
          <w:marBottom w:val="0"/>
          <w:divBdr>
            <w:top w:val="none" w:sz="0" w:space="0" w:color="auto"/>
            <w:left w:val="none" w:sz="0" w:space="0" w:color="auto"/>
            <w:bottom w:val="none" w:sz="0" w:space="0" w:color="auto"/>
            <w:right w:val="none" w:sz="0" w:space="0" w:color="auto"/>
          </w:divBdr>
        </w:div>
        <w:div w:id="1374766514">
          <w:marLeft w:val="0"/>
          <w:marRight w:val="0"/>
          <w:marTop w:val="0"/>
          <w:marBottom w:val="0"/>
          <w:divBdr>
            <w:top w:val="none" w:sz="0" w:space="0" w:color="auto"/>
            <w:left w:val="none" w:sz="0" w:space="0" w:color="auto"/>
            <w:bottom w:val="none" w:sz="0" w:space="0" w:color="auto"/>
            <w:right w:val="none" w:sz="0" w:space="0" w:color="auto"/>
          </w:divBdr>
        </w:div>
        <w:div w:id="1388721787">
          <w:marLeft w:val="0"/>
          <w:marRight w:val="0"/>
          <w:marTop w:val="0"/>
          <w:marBottom w:val="0"/>
          <w:divBdr>
            <w:top w:val="none" w:sz="0" w:space="0" w:color="auto"/>
            <w:left w:val="none" w:sz="0" w:space="0" w:color="auto"/>
            <w:bottom w:val="none" w:sz="0" w:space="0" w:color="auto"/>
            <w:right w:val="none" w:sz="0" w:space="0" w:color="auto"/>
          </w:divBdr>
        </w:div>
        <w:div w:id="772549814">
          <w:marLeft w:val="0"/>
          <w:marRight w:val="0"/>
          <w:marTop w:val="0"/>
          <w:marBottom w:val="0"/>
          <w:divBdr>
            <w:top w:val="none" w:sz="0" w:space="0" w:color="auto"/>
            <w:left w:val="none" w:sz="0" w:space="0" w:color="auto"/>
            <w:bottom w:val="none" w:sz="0" w:space="0" w:color="auto"/>
            <w:right w:val="none" w:sz="0" w:space="0" w:color="auto"/>
          </w:divBdr>
        </w:div>
        <w:div w:id="1219439132">
          <w:marLeft w:val="0"/>
          <w:marRight w:val="0"/>
          <w:marTop w:val="0"/>
          <w:marBottom w:val="0"/>
          <w:divBdr>
            <w:top w:val="none" w:sz="0" w:space="0" w:color="auto"/>
            <w:left w:val="none" w:sz="0" w:space="0" w:color="auto"/>
            <w:bottom w:val="none" w:sz="0" w:space="0" w:color="auto"/>
            <w:right w:val="none" w:sz="0" w:space="0" w:color="auto"/>
          </w:divBdr>
        </w:div>
        <w:div w:id="375011668">
          <w:marLeft w:val="0"/>
          <w:marRight w:val="0"/>
          <w:marTop w:val="0"/>
          <w:marBottom w:val="0"/>
          <w:divBdr>
            <w:top w:val="none" w:sz="0" w:space="0" w:color="auto"/>
            <w:left w:val="none" w:sz="0" w:space="0" w:color="auto"/>
            <w:bottom w:val="none" w:sz="0" w:space="0" w:color="auto"/>
            <w:right w:val="none" w:sz="0" w:space="0" w:color="auto"/>
          </w:divBdr>
        </w:div>
        <w:div w:id="1926962516">
          <w:marLeft w:val="0"/>
          <w:marRight w:val="0"/>
          <w:marTop w:val="0"/>
          <w:marBottom w:val="0"/>
          <w:divBdr>
            <w:top w:val="none" w:sz="0" w:space="0" w:color="auto"/>
            <w:left w:val="none" w:sz="0" w:space="0" w:color="auto"/>
            <w:bottom w:val="none" w:sz="0" w:space="0" w:color="auto"/>
            <w:right w:val="none" w:sz="0" w:space="0" w:color="auto"/>
          </w:divBdr>
        </w:div>
        <w:div w:id="628588227">
          <w:marLeft w:val="0"/>
          <w:marRight w:val="0"/>
          <w:marTop w:val="0"/>
          <w:marBottom w:val="0"/>
          <w:divBdr>
            <w:top w:val="none" w:sz="0" w:space="0" w:color="auto"/>
            <w:left w:val="none" w:sz="0" w:space="0" w:color="auto"/>
            <w:bottom w:val="none" w:sz="0" w:space="0" w:color="auto"/>
            <w:right w:val="none" w:sz="0" w:space="0" w:color="auto"/>
          </w:divBdr>
        </w:div>
        <w:div w:id="828979954">
          <w:marLeft w:val="0"/>
          <w:marRight w:val="0"/>
          <w:marTop w:val="0"/>
          <w:marBottom w:val="0"/>
          <w:divBdr>
            <w:top w:val="none" w:sz="0" w:space="0" w:color="auto"/>
            <w:left w:val="none" w:sz="0" w:space="0" w:color="auto"/>
            <w:bottom w:val="none" w:sz="0" w:space="0" w:color="auto"/>
            <w:right w:val="none" w:sz="0" w:space="0" w:color="auto"/>
          </w:divBdr>
        </w:div>
        <w:div w:id="1651858679">
          <w:marLeft w:val="0"/>
          <w:marRight w:val="0"/>
          <w:marTop w:val="0"/>
          <w:marBottom w:val="0"/>
          <w:divBdr>
            <w:top w:val="none" w:sz="0" w:space="0" w:color="auto"/>
            <w:left w:val="none" w:sz="0" w:space="0" w:color="auto"/>
            <w:bottom w:val="none" w:sz="0" w:space="0" w:color="auto"/>
            <w:right w:val="none" w:sz="0" w:space="0" w:color="auto"/>
          </w:divBdr>
        </w:div>
        <w:div w:id="130249434">
          <w:marLeft w:val="0"/>
          <w:marRight w:val="0"/>
          <w:marTop w:val="0"/>
          <w:marBottom w:val="0"/>
          <w:divBdr>
            <w:top w:val="none" w:sz="0" w:space="0" w:color="auto"/>
            <w:left w:val="none" w:sz="0" w:space="0" w:color="auto"/>
            <w:bottom w:val="none" w:sz="0" w:space="0" w:color="auto"/>
            <w:right w:val="none" w:sz="0" w:space="0" w:color="auto"/>
          </w:divBdr>
        </w:div>
        <w:div w:id="831411395">
          <w:marLeft w:val="0"/>
          <w:marRight w:val="0"/>
          <w:marTop w:val="0"/>
          <w:marBottom w:val="0"/>
          <w:divBdr>
            <w:top w:val="none" w:sz="0" w:space="0" w:color="auto"/>
            <w:left w:val="none" w:sz="0" w:space="0" w:color="auto"/>
            <w:bottom w:val="none" w:sz="0" w:space="0" w:color="auto"/>
            <w:right w:val="none" w:sz="0" w:space="0" w:color="auto"/>
          </w:divBdr>
        </w:div>
        <w:div w:id="1866483354">
          <w:marLeft w:val="0"/>
          <w:marRight w:val="0"/>
          <w:marTop w:val="0"/>
          <w:marBottom w:val="0"/>
          <w:divBdr>
            <w:top w:val="none" w:sz="0" w:space="0" w:color="auto"/>
            <w:left w:val="none" w:sz="0" w:space="0" w:color="auto"/>
            <w:bottom w:val="none" w:sz="0" w:space="0" w:color="auto"/>
            <w:right w:val="none" w:sz="0" w:space="0" w:color="auto"/>
          </w:divBdr>
        </w:div>
        <w:div w:id="388581252">
          <w:marLeft w:val="0"/>
          <w:marRight w:val="0"/>
          <w:marTop w:val="0"/>
          <w:marBottom w:val="0"/>
          <w:divBdr>
            <w:top w:val="none" w:sz="0" w:space="0" w:color="auto"/>
            <w:left w:val="none" w:sz="0" w:space="0" w:color="auto"/>
            <w:bottom w:val="none" w:sz="0" w:space="0" w:color="auto"/>
            <w:right w:val="none" w:sz="0" w:space="0" w:color="auto"/>
          </w:divBdr>
        </w:div>
        <w:div w:id="1090081519">
          <w:marLeft w:val="0"/>
          <w:marRight w:val="0"/>
          <w:marTop w:val="0"/>
          <w:marBottom w:val="0"/>
          <w:divBdr>
            <w:top w:val="none" w:sz="0" w:space="0" w:color="auto"/>
            <w:left w:val="none" w:sz="0" w:space="0" w:color="auto"/>
            <w:bottom w:val="none" w:sz="0" w:space="0" w:color="auto"/>
            <w:right w:val="none" w:sz="0" w:space="0" w:color="auto"/>
          </w:divBdr>
        </w:div>
        <w:div w:id="1164975530">
          <w:marLeft w:val="0"/>
          <w:marRight w:val="0"/>
          <w:marTop w:val="0"/>
          <w:marBottom w:val="0"/>
          <w:divBdr>
            <w:top w:val="none" w:sz="0" w:space="0" w:color="auto"/>
            <w:left w:val="none" w:sz="0" w:space="0" w:color="auto"/>
            <w:bottom w:val="none" w:sz="0" w:space="0" w:color="auto"/>
            <w:right w:val="none" w:sz="0" w:space="0" w:color="auto"/>
          </w:divBdr>
        </w:div>
        <w:div w:id="600644704">
          <w:marLeft w:val="0"/>
          <w:marRight w:val="0"/>
          <w:marTop w:val="0"/>
          <w:marBottom w:val="0"/>
          <w:divBdr>
            <w:top w:val="none" w:sz="0" w:space="0" w:color="auto"/>
            <w:left w:val="none" w:sz="0" w:space="0" w:color="auto"/>
            <w:bottom w:val="none" w:sz="0" w:space="0" w:color="auto"/>
            <w:right w:val="none" w:sz="0" w:space="0" w:color="auto"/>
          </w:divBdr>
        </w:div>
        <w:div w:id="467164798">
          <w:marLeft w:val="0"/>
          <w:marRight w:val="0"/>
          <w:marTop w:val="0"/>
          <w:marBottom w:val="0"/>
          <w:divBdr>
            <w:top w:val="none" w:sz="0" w:space="0" w:color="auto"/>
            <w:left w:val="none" w:sz="0" w:space="0" w:color="auto"/>
            <w:bottom w:val="none" w:sz="0" w:space="0" w:color="auto"/>
            <w:right w:val="none" w:sz="0" w:space="0" w:color="auto"/>
          </w:divBdr>
        </w:div>
        <w:div w:id="640499438">
          <w:marLeft w:val="0"/>
          <w:marRight w:val="0"/>
          <w:marTop w:val="0"/>
          <w:marBottom w:val="0"/>
          <w:divBdr>
            <w:top w:val="none" w:sz="0" w:space="0" w:color="auto"/>
            <w:left w:val="none" w:sz="0" w:space="0" w:color="auto"/>
            <w:bottom w:val="none" w:sz="0" w:space="0" w:color="auto"/>
            <w:right w:val="none" w:sz="0" w:space="0" w:color="auto"/>
          </w:divBdr>
        </w:div>
        <w:div w:id="1041713886">
          <w:marLeft w:val="0"/>
          <w:marRight w:val="0"/>
          <w:marTop w:val="0"/>
          <w:marBottom w:val="0"/>
          <w:divBdr>
            <w:top w:val="none" w:sz="0" w:space="0" w:color="auto"/>
            <w:left w:val="none" w:sz="0" w:space="0" w:color="auto"/>
            <w:bottom w:val="none" w:sz="0" w:space="0" w:color="auto"/>
            <w:right w:val="none" w:sz="0" w:space="0" w:color="auto"/>
          </w:divBdr>
        </w:div>
        <w:div w:id="1351636946">
          <w:marLeft w:val="0"/>
          <w:marRight w:val="0"/>
          <w:marTop w:val="0"/>
          <w:marBottom w:val="0"/>
          <w:divBdr>
            <w:top w:val="none" w:sz="0" w:space="0" w:color="auto"/>
            <w:left w:val="none" w:sz="0" w:space="0" w:color="auto"/>
            <w:bottom w:val="none" w:sz="0" w:space="0" w:color="auto"/>
            <w:right w:val="none" w:sz="0" w:space="0" w:color="auto"/>
          </w:divBdr>
        </w:div>
        <w:div w:id="1163742107">
          <w:marLeft w:val="0"/>
          <w:marRight w:val="0"/>
          <w:marTop w:val="0"/>
          <w:marBottom w:val="0"/>
          <w:divBdr>
            <w:top w:val="none" w:sz="0" w:space="0" w:color="auto"/>
            <w:left w:val="none" w:sz="0" w:space="0" w:color="auto"/>
            <w:bottom w:val="none" w:sz="0" w:space="0" w:color="auto"/>
            <w:right w:val="none" w:sz="0" w:space="0" w:color="auto"/>
          </w:divBdr>
        </w:div>
        <w:div w:id="146751910">
          <w:marLeft w:val="0"/>
          <w:marRight w:val="0"/>
          <w:marTop w:val="0"/>
          <w:marBottom w:val="0"/>
          <w:divBdr>
            <w:top w:val="none" w:sz="0" w:space="0" w:color="auto"/>
            <w:left w:val="none" w:sz="0" w:space="0" w:color="auto"/>
            <w:bottom w:val="none" w:sz="0" w:space="0" w:color="auto"/>
            <w:right w:val="none" w:sz="0" w:space="0" w:color="auto"/>
          </w:divBdr>
        </w:div>
        <w:div w:id="146552955">
          <w:marLeft w:val="0"/>
          <w:marRight w:val="0"/>
          <w:marTop w:val="0"/>
          <w:marBottom w:val="0"/>
          <w:divBdr>
            <w:top w:val="none" w:sz="0" w:space="0" w:color="auto"/>
            <w:left w:val="none" w:sz="0" w:space="0" w:color="auto"/>
            <w:bottom w:val="none" w:sz="0" w:space="0" w:color="auto"/>
            <w:right w:val="none" w:sz="0" w:space="0" w:color="auto"/>
          </w:divBdr>
        </w:div>
        <w:div w:id="1773011799">
          <w:marLeft w:val="0"/>
          <w:marRight w:val="0"/>
          <w:marTop w:val="0"/>
          <w:marBottom w:val="0"/>
          <w:divBdr>
            <w:top w:val="none" w:sz="0" w:space="0" w:color="auto"/>
            <w:left w:val="none" w:sz="0" w:space="0" w:color="auto"/>
            <w:bottom w:val="none" w:sz="0" w:space="0" w:color="auto"/>
            <w:right w:val="none" w:sz="0" w:space="0" w:color="auto"/>
          </w:divBdr>
        </w:div>
        <w:div w:id="534537927">
          <w:marLeft w:val="0"/>
          <w:marRight w:val="0"/>
          <w:marTop w:val="0"/>
          <w:marBottom w:val="0"/>
          <w:divBdr>
            <w:top w:val="none" w:sz="0" w:space="0" w:color="auto"/>
            <w:left w:val="none" w:sz="0" w:space="0" w:color="auto"/>
            <w:bottom w:val="none" w:sz="0" w:space="0" w:color="auto"/>
            <w:right w:val="none" w:sz="0" w:space="0" w:color="auto"/>
          </w:divBdr>
        </w:div>
        <w:div w:id="108166012">
          <w:marLeft w:val="0"/>
          <w:marRight w:val="0"/>
          <w:marTop w:val="0"/>
          <w:marBottom w:val="0"/>
          <w:divBdr>
            <w:top w:val="none" w:sz="0" w:space="0" w:color="auto"/>
            <w:left w:val="none" w:sz="0" w:space="0" w:color="auto"/>
            <w:bottom w:val="none" w:sz="0" w:space="0" w:color="auto"/>
            <w:right w:val="none" w:sz="0" w:space="0" w:color="auto"/>
          </w:divBdr>
        </w:div>
        <w:div w:id="1613852765">
          <w:marLeft w:val="0"/>
          <w:marRight w:val="0"/>
          <w:marTop w:val="0"/>
          <w:marBottom w:val="0"/>
          <w:divBdr>
            <w:top w:val="none" w:sz="0" w:space="0" w:color="auto"/>
            <w:left w:val="none" w:sz="0" w:space="0" w:color="auto"/>
            <w:bottom w:val="none" w:sz="0" w:space="0" w:color="auto"/>
            <w:right w:val="none" w:sz="0" w:space="0" w:color="auto"/>
          </w:divBdr>
        </w:div>
        <w:div w:id="1473988450">
          <w:marLeft w:val="0"/>
          <w:marRight w:val="0"/>
          <w:marTop w:val="0"/>
          <w:marBottom w:val="0"/>
          <w:divBdr>
            <w:top w:val="none" w:sz="0" w:space="0" w:color="auto"/>
            <w:left w:val="none" w:sz="0" w:space="0" w:color="auto"/>
            <w:bottom w:val="none" w:sz="0" w:space="0" w:color="auto"/>
            <w:right w:val="none" w:sz="0" w:space="0" w:color="auto"/>
          </w:divBdr>
        </w:div>
        <w:div w:id="491603890">
          <w:marLeft w:val="0"/>
          <w:marRight w:val="0"/>
          <w:marTop w:val="0"/>
          <w:marBottom w:val="0"/>
          <w:divBdr>
            <w:top w:val="none" w:sz="0" w:space="0" w:color="auto"/>
            <w:left w:val="none" w:sz="0" w:space="0" w:color="auto"/>
            <w:bottom w:val="none" w:sz="0" w:space="0" w:color="auto"/>
            <w:right w:val="none" w:sz="0" w:space="0" w:color="auto"/>
          </w:divBdr>
        </w:div>
        <w:div w:id="46270396">
          <w:marLeft w:val="0"/>
          <w:marRight w:val="0"/>
          <w:marTop w:val="0"/>
          <w:marBottom w:val="0"/>
          <w:divBdr>
            <w:top w:val="none" w:sz="0" w:space="0" w:color="auto"/>
            <w:left w:val="none" w:sz="0" w:space="0" w:color="auto"/>
            <w:bottom w:val="none" w:sz="0" w:space="0" w:color="auto"/>
            <w:right w:val="none" w:sz="0" w:space="0" w:color="auto"/>
          </w:divBdr>
        </w:div>
        <w:div w:id="885870324">
          <w:marLeft w:val="0"/>
          <w:marRight w:val="0"/>
          <w:marTop w:val="0"/>
          <w:marBottom w:val="0"/>
          <w:divBdr>
            <w:top w:val="none" w:sz="0" w:space="0" w:color="auto"/>
            <w:left w:val="none" w:sz="0" w:space="0" w:color="auto"/>
            <w:bottom w:val="none" w:sz="0" w:space="0" w:color="auto"/>
            <w:right w:val="none" w:sz="0" w:space="0" w:color="auto"/>
          </w:divBdr>
        </w:div>
        <w:div w:id="158498670">
          <w:marLeft w:val="0"/>
          <w:marRight w:val="0"/>
          <w:marTop w:val="0"/>
          <w:marBottom w:val="0"/>
          <w:divBdr>
            <w:top w:val="none" w:sz="0" w:space="0" w:color="auto"/>
            <w:left w:val="none" w:sz="0" w:space="0" w:color="auto"/>
            <w:bottom w:val="none" w:sz="0" w:space="0" w:color="auto"/>
            <w:right w:val="none" w:sz="0" w:space="0" w:color="auto"/>
          </w:divBdr>
        </w:div>
        <w:div w:id="974023530">
          <w:marLeft w:val="0"/>
          <w:marRight w:val="0"/>
          <w:marTop w:val="0"/>
          <w:marBottom w:val="0"/>
          <w:divBdr>
            <w:top w:val="none" w:sz="0" w:space="0" w:color="auto"/>
            <w:left w:val="none" w:sz="0" w:space="0" w:color="auto"/>
            <w:bottom w:val="none" w:sz="0" w:space="0" w:color="auto"/>
            <w:right w:val="none" w:sz="0" w:space="0" w:color="auto"/>
          </w:divBdr>
        </w:div>
        <w:div w:id="1842431429">
          <w:marLeft w:val="0"/>
          <w:marRight w:val="0"/>
          <w:marTop w:val="0"/>
          <w:marBottom w:val="0"/>
          <w:divBdr>
            <w:top w:val="none" w:sz="0" w:space="0" w:color="auto"/>
            <w:left w:val="none" w:sz="0" w:space="0" w:color="auto"/>
            <w:bottom w:val="none" w:sz="0" w:space="0" w:color="auto"/>
            <w:right w:val="none" w:sz="0" w:space="0" w:color="auto"/>
          </w:divBdr>
        </w:div>
        <w:div w:id="781611691">
          <w:marLeft w:val="0"/>
          <w:marRight w:val="0"/>
          <w:marTop w:val="0"/>
          <w:marBottom w:val="0"/>
          <w:divBdr>
            <w:top w:val="none" w:sz="0" w:space="0" w:color="auto"/>
            <w:left w:val="none" w:sz="0" w:space="0" w:color="auto"/>
            <w:bottom w:val="none" w:sz="0" w:space="0" w:color="auto"/>
            <w:right w:val="none" w:sz="0" w:space="0" w:color="auto"/>
          </w:divBdr>
        </w:div>
        <w:div w:id="768358217">
          <w:marLeft w:val="0"/>
          <w:marRight w:val="0"/>
          <w:marTop w:val="0"/>
          <w:marBottom w:val="0"/>
          <w:divBdr>
            <w:top w:val="none" w:sz="0" w:space="0" w:color="auto"/>
            <w:left w:val="none" w:sz="0" w:space="0" w:color="auto"/>
            <w:bottom w:val="none" w:sz="0" w:space="0" w:color="auto"/>
            <w:right w:val="none" w:sz="0" w:space="0" w:color="auto"/>
          </w:divBdr>
        </w:div>
        <w:div w:id="210191467">
          <w:marLeft w:val="0"/>
          <w:marRight w:val="0"/>
          <w:marTop w:val="0"/>
          <w:marBottom w:val="0"/>
          <w:divBdr>
            <w:top w:val="none" w:sz="0" w:space="0" w:color="auto"/>
            <w:left w:val="none" w:sz="0" w:space="0" w:color="auto"/>
            <w:bottom w:val="none" w:sz="0" w:space="0" w:color="auto"/>
            <w:right w:val="none" w:sz="0" w:space="0" w:color="auto"/>
          </w:divBdr>
        </w:div>
        <w:div w:id="1810048917">
          <w:marLeft w:val="0"/>
          <w:marRight w:val="0"/>
          <w:marTop w:val="0"/>
          <w:marBottom w:val="0"/>
          <w:divBdr>
            <w:top w:val="none" w:sz="0" w:space="0" w:color="auto"/>
            <w:left w:val="none" w:sz="0" w:space="0" w:color="auto"/>
            <w:bottom w:val="none" w:sz="0" w:space="0" w:color="auto"/>
            <w:right w:val="none" w:sz="0" w:space="0" w:color="auto"/>
          </w:divBdr>
        </w:div>
        <w:div w:id="328674636">
          <w:marLeft w:val="0"/>
          <w:marRight w:val="0"/>
          <w:marTop w:val="0"/>
          <w:marBottom w:val="0"/>
          <w:divBdr>
            <w:top w:val="none" w:sz="0" w:space="0" w:color="auto"/>
            <w:left w:val="none" w:sz="0" w:space="0" w:color="auto"/>
            <w:bottom w:val="none" w:sz="0" w:space="0" w:color="auto"/>
            <w:right w:val="none" w:sz="0" w:space="0" w:color="auto"/>
          </w:divBdr>
        </w:div>
        <w:div w:id="1566837223">
          <w:marLeft w:val="0"/>
          <w:marRight w:val="0"/>
          <w:marTop w:val="0"/>
          <w:marBottom w:val="0"/>
          <w:divBdr>
            <w:top w:val="none" w:sz="0" w:space="0" w:color="auto"/>
            <w:left w:val="none" w:sz="0" w:space="0" w:color="auto"/>
            <w:bottom w:val="none" w:sz="0" w:space="0" w:color="auto"/>
            <w:right w:val="none" w:sz="0" w:space="0" w:color="auto"/>
          </w:divBdr>
        </w:div>
        <w:div w:id="1926453696">
          <w:marLeft w:val="0"/>
          <w:marRight w:val="0"/>
          <w:marTop w:val="0"/>
          <w:marBottom w:val="0"/>
          <w:divBdr>
            <w:top w:val="none" w:sz="0" w:space="0" w:color="auto"/>
            <w:left w:val="none" w:sz="0" w:space="0" w:color="auto"/>
            <w:bottom w:val="none" w:sz="0" w:space="0" w:color="auto"/>
            <w:right w:val="none" w:sz="0" w:space="0" w:color="auto"/>
          </w:divBdr>
        </w:div>
        <w:div w:id="1028677371">
          <w:marLeft w:val="0"/>
          <w:marRight w:val="0"/>
          <w:marTop w:val="0"/>
          <w:marBottom w:val="0"/>
          <w:divBdr>
            <w:top w:val="none" w:sz="0" w:space="0" w:color="auto"/>
            <w:left w:val="none" w:sz="0" w:space="0" w:color="auto"/>
            <w:bottom w:val="none" w:sz="0" w:space="0" w:color="auto"/>
            <w:right w:val="none" w:sz="0" w:space="0" w:color="auto"/>
          </w:divBdr>
        </w:div>
        <w:div w:id="2018579459">
          <w:marLeft w:val="0"/>
          <w:marRight w:val="0"/>
          <w:marTop w:val="0"/>
          <w:marBottom w:val="0"/>
          <w:divBdr>
            <w:top w:val="none" w:sz="0" w:space="0" w:color="auto"/>
            <w:left w:val="none" w:sz="0" w:space="0" w:color="auto"/>
            <w:bottom w:val="none" w:sz="0" w:space="0" w:color="auto"/>
            <w:right w:val="none" w:sz="0" w:space="0" w:color="auto"/>
          </w:divBdr>
        </w:div>
        <w:div w:id="1135902692">
          <w:marLeft w:val="0"/>
          <w:marRight w:val="0"/>
          <w:marTop w:val="0"/>
          <w:marBottom w:val="0"/>
          <w:divBdr>
            <w:top w:val="none" w:sz="0" w:space="0" w:color="auto"/>
            <w:left w:val="none" w:sz="0" w:space="0" w:color="auto"/>
            <w:bottom w:val="none" w:sz="0" w:space="0" w:color="auto"/>
            <w:right w:val="none" w:sz="0" w:space="0" w:color="auto"/>
          </w:divBdr>
        </w:div>
        <w:div w:id="237255568">
          <w:marLeft w:val="0"/>
          <w:marRight w:val="0"/>
          <w:marTop w:val="0"/>
          <w:marBottom w:val="0"/>
          <w:divBdr>
            <w:top w:val="none" w:sz="0" w:space="0" w:color="auto"/>
            <w:left w:val="none" w:sz="0" w:space="0" w:color="auto"/>
            <w:bottom w:val="none" w:sz="0" w:space="0" w:color="auto"/>
            <w:right w:val="none" w:sz="0" w:space="0" w:color="auto"/>
          </w:divBdr>
        </w:div>
        <w:div w:id="773017119">
          <w:marLeft w:val="0"/>
          <w:marRight w:val="0"/>
          <w:marTop w:val="0"/>
          <w:marBottom w:val="0"/>
          <w:divBdr>
            <w:top w:val="none" w:sz="0" w:space="0" w:color="auto"/>
            <w:left w:val="none" w:sz="0" w:space="0" w:color="auto"/>
            <w:bottom w:val="none" w:sz="0" w:space="0" w:color="auto"/>
            <w:right w:val="none" w:sz="0" w:space="0" w:color="auto"/>
          </w:divBdr>
        </w:div>
        <w:div w:id="314801122">
          <w:marLeft w:val="0"/>
          <w:marRight w:val="0"/>
          <w:marTop w:val="0"/>
          <w:marBottom w:val="0"/>
          <w:divBdr>
            <w:top w:val="none" w:sz="0" w:space="0" w:color="auto"/>
            <w:left w:val="none" w:sz="0" w:space="0" w:color="auto"/>
            <w:bottom w:val="none" w:sz="0" w:space="0" w:color="auto"/>
            <w:right w:val="none" w:sz="0" w:space="0" w:color="auto"/>
          </w:divBdr>
        </w:div>
        <w:div w:id="1200163566">
          <w:marLeft w:val="0"/>
          <w:marRight w:val="0"/>
          <w:marTop w:val="0"/>
          <w:marBottom w:val="0"/>
          <w:divBdr>
            <w:top w:val="none" w:sz="0" w:space="0" w:color="auto"/>
            <w:left w:val="none" w:sz="0" w:space="0" w:color="auto"/>
            <w:bottom w:val="none" w:sz="0" w:space="0" w:color="auto"/>
            <w:right w:val="none" w:sz="0" w:space="0" w:color="auto"/>
          </w:divBdr>
        </w:div>
        <w:div w:id="1757089044">
          <w:marLeft w:val="0"/>
          <w:marRight w:val="0"/>
          <w:marTop w:val="0"/>
          <w:marBottom w:val="0"/>
          <w:divBdr>
            <w:top w:val="none" w:sz="0" w:space="0" w:color="auto"/>
            <w:left w:val="none" w:sz="0" w:space="0" w:color="auto"/>
            <w:bottom w:val="none" w:sz="0" w:space="0" w:color="auto"/>
            <w:right w:val="none" w:sz="0" w:space="0" w:color="auto"/>
          </w:divBdr>
        </w:div>
        <w:div w:id="1142581326">
          <w:marLeft w:val="0"/>
          <w:marRight w:val="0"/>
          <w:marTop w:val="0"/>
          <w:marBottom w:val="0"/>
          <w:divBdr>
            <w:top w:val="none" w:sz="0" w:space="0" w:color="auto"/>
            <w:left w:val="none" w:sz="0" w:space="0" w:color="auto"/>
            <w:bottom w:val="none" w:sz="0" w:space="0" w:color="auto"/>
            <w:right w:val="none" w:sz="0" w:space="0" w:color="auto"/>
          </w:divBdr>
        </w:div>
        <w:div w:id="266473080">
          <w:marLeft w:val="0"/>
          <w:marRight w:val="0"/>
          <w:marTop w:val="0"/>
          <w:marBottom w:val="0"/>
          <w:divBdr>
            <w:top w:val="none" w:sz="0" w:space="0" w:color="auto"/>
            <w:left w:val="none" w:sz="0" w:space="0" w:color="auto"/>
            <w:bottom w:val="none" w:sz="0" w:space="0" w:color="auto"/>
            <w:right w:val="none" w:sz="0" w:space="0" w:color="auto"/>
          </w:divBdr>
        </w:div>
        <w:div w:id="692223186">
          <w:marLeft w:val="0"/>
          <w:marRight w:val="0"/>
          <w:marTop w:val="0"/>
          <w:marBottom w:val="0"/>
          <w:divBdr>
            <w:top w:val="none" w:sz="0" w:space="0" w:color="auto"/>
            <w:left w:val="none" w:sz="0" w:space="0" w:color="auto"/>
            <w:bottom w:val="none" w:sz="0" w:space="0" w:color="auto"/>
            <w:right w:val="none" w:sz="0" w:space="0" w:color="auto"/>
          </w:divBdr>
        </w:div>
        <w:div w:id="725491419">
          <w:marLeft w:val="0"/>
          <w:marRight w:val="0"/>
          <w:marTop w:val="0"/>
          <w:marBottom w:val="0"/>
          <w:divBdr>
            <w:top w:val="none" w:sz="0" w:space="0" w:color="auto"/>
            <w:left w:val="none" w:sz="0" w:space="0" w:color="auto"/>
            <w:bottom w:val="none" w:sz="0" w:space="0" w:color="auto"/>
            <w:right w:val="none" w:sz="0" w:space="0" w:color="auto"/>
          </w:divBdr>
        </w:div>
        <w:div w:id="1030881908">
          <w:marLeft w:val="0"/>
          <w:marRight w:val="0"/>
          <w:marTop w:val="0"/>
          <w:marBottom w:val="0"/>
          <w:divBdr>
            <w:top w:val="none" w:sz="0" w:space="0" w:color="auto"/>
            <w:left w:val="none" w:sz="0" w:space="0" w:color="auto"/>
            <w:bottom w:val="none" w:sz="0" w:space="0" w:color="auto"/>
            <w:right w:val="none" w:sz="0" w:space="0" w:color="auto"/>
          </w:divBdr>
        </w:div>
        <w:div w:id="820656599">
          <w:marLeft w:val="0"/>
          <w:marRight w:val="0"/>
          <w:marTop w:val="0"/>
          <w:marBottom w:val="0"/>
          <w:divBdr>
            <w:top w:val="none" w:sz="0" w:space="0" w:color="auto"/>
            <w:left w:val="none" w:sz="0" w:space="0" w:color="auto"/>
            <w:bottom w:val="none" w:sz="0" w:space="0" w:color="auto"/>
            <w:right w:val="none" w:sz="0" w:space="0" w:color="auto"/>
          </w:divBdr>
        </w:div>
        <w:div w:id="344329465">
          <w:marLeft w:val="0"/>
          <w:marRight w:val="0"/>
          <w:marTop w:val="0"/>
          <w:marBottom w:val="0"/>
          <w:divBdr>
            <w:top w:val="none" w:sz="0" w:space="0" w:color="auto"/>
            <w:left w:val="none" w:sz="0" w:space="0" w:color="auto"/>
            <w:bottom w:val="none" w:sz="0" w:space="0" w:color="auto"/>
            <w:right w:val="none" w:sz="0" w:space="0" w:color="auto"/>
          </w:divBdr>
        </w:div>
        <w:div w:id="1023362836">
          <w:marLeft w:val="0"/>
          <w:marRight w:val="0"/>
          <w:marTop w:val="0"/>
          <w:marBottom w:val="0"/>
          <w:divBdr>
            <w:top w:val="none" w:sz="0" w:space="0" w:color="auto"/>
            <w:left w:val="none" w:sz="0" w:space="0" w:color="auto"/>
            <w:bottom w:val="none" w:sz="0" w:space="0" w:color="auto"/>
            <w:right w:val="none" w:sz="0" w:space="0" w:color="auto"/>
          </w:divBdr>
        </w:div>
        <w:div w:id="1638027040">
          <w:marLeft w:val="0"/>
          <w:marRight w:val="0"/>
          <w:marTop w:val="0"/>
          <w:marBottom w:val="0"/>
          <w:divBdr>
            <w:top w:val="none" w:sz="0" w:space="0" w:color="auto"/>
            <w:left w:val="none" w:sz="0" w:space="0" w:color="auto"/>
            <w:bottom w:val="none" w:sz="0" w:space="0" w:color="auto"/>
            <w:right w:val="none" w:sz="0" w:space="0" w:color="auto"/>
          </w:divBdr>
        </w:div>
        <w:div w:id="628242026">
          <w:marLeft w:val="0"/>
          <w:marRight w:val="0"/>
          <w:marTop w:val="0"/>
          <w:marBottom w:val="0"/>
          <w:divBdr>
            <w:top w:val="none" w:sz="0" w:space="0" w:color="auto"/>
            <w:left w:val="none" w:sz="0" w:space="0" w:color="auto"/>
            <w:bottom w:val="none" w:sz="0" w:space="0" w:color="auto"/>
            <w:right w:val="none" w:sz="0" w:space="0" w:color="auto"/>
          </w:divBdr>
        </w:div>
        <w:div w:id="620956323">
          <w:marLeft w:val="0"/>
          <w:marRight w:val="0"/>
          <w:marTop w:val="0"/>
          <w:marBottom w:val="0"/>
          <w:divBdr>
            <w:top w:val="none" w:sz="0" w:space="0" w:color="auto"/>
            <w:left w:val="none" w:sz="0" w:space="0" w:color="auto"/>
            <w:bottom w:val="none" w:sz="0" w:space="0" w:color="auto"/>
            <w:right w:val="none" w:sz="0" w:space="0" w:color="auto"/>
          </w:divBdr>
        </w:div>
        <w:div w:id="668556741">
          <w:marLeft w:val="0"/>
          <w:marRight w:val="0"/>
          <w:marTop w:val="0"/>
          <w:marBottom w:val="0"/>
          <w:divBdr>
            <w:top w:val="none" w:sz="0" w:space="0" w:color="auto"/>
            <w:left w:val="none" w:sz="0" w:space="0" w:color="auto"/>
            <w:bottom w:val="none" w:sz="0" w:space="0" w:color="auto"/>
            <w:right w:val="none" w:sz="0" w:space="0" w:color="auto"/>
          </w:divBdr>
        </w:div>
        <w:div w:id="45493079">
          <w:marLeft w:val="0"/>
          <w:marRight w:val="0"/>
          <w:marTop w:val="0"/>
          <w:marBottom w:val="0"/>
          <w:divBdr>
            <w:top w:val="none" w:sz="0" w:space="0" w:color="auto"/>
            <w:left w:val="none" w:sz="0" w:space="0" w:color="auto"/>
            <w:bottom w:val="none" w:sz="0" w:space="0" w:color="auto"/>
            <w:right w:val="none" w:sz="0" w:space="0" w:color="auto"/>
          </w:divBdr>
        </w:div>
        <w:div w:id="711229411">
          <w:marLeft w:val="0"/>
          <w:marRight w:val="0"/>
          <w:marTop w:val="0"/>
          <w:marBottom w:val="0"/>
          <w:divBdr>
            <w:top w:val="none" w:sz="0" w:space="0" w:color="auto"/>
            <w:left w:val="none" w:sz="0" w:space="0" w:color="auto"/>
            <w:bottom w:val="none" w:sz="0" w:space="0" w:color="auto"/>
            <w:right w:val="none" w:sz="0" w:space="0" w:color="auto"/>
          </w:divBdr>
        </w:div>
        <w:div w:id="1571496466">
          <w:marLeft w:val="0"/>
          <w:marRight w:val="0"/>
          <w:marTop w:val="0"/>
          <w:marBottom w:val="0"/>
          <w:divBdr>
            <w:top w:val="none" w:sz="0" w:space="0" w:color="auto"/>
            <w:left w:val="none" w:sz="0" w:space="0" w:color="auto"/>
            <w:bottom w:val="none" w:sz="0" w:space="0" w:color="auto"/>
            <w:right w:val="none" w:sz="0" w:space="0" w:color="auto"/>
          </w:divBdr>
        </w:div>
        <w:div w:id="502890278">
          <w:marLeft w:val="0"/>
          <w:marRight w:val="0"/>
          <w:marTop w:val="0"/>
          <w:marBottom w:val="0"/>
          <w:divBdr>
            <w:top w:val="none" w:sz="0" w:space="0" w:color="auto"/>
            <w:left w:val="none" w:sz="0" w:space="0" w:color="auto"/>
            <w:bottom w:val="none" w:sz="0" w:space="0" w:color="auto"/>
            <w:right w:val="none" w:sz="0" w:space="0" w:color="auto"/>
          </w:divBdr>
        </w:div>
        <w:div w:id="1979262244">
          <w:marLeft w:val="0"/>
          <w:marRight w:val="0"/>
          <w:marTop w:val="0"/>
          <w:marBottom w:val="0"/>
          <w:divBdr>
            <w:top w:val="none" w:sz="0" w:space="0" w:color="auto"/>
            <w:left w:val="none" w:sz="0" w:space="0" w:color="auto"/>
            <w:bottom w:val="none" w:sz="0" w:space="0" w:color="auto"/>
            <w:right w:val="none" w:sz="0" w:space="0" w:color="auto"/>
          </w:divBdr>
        </w:div>
        <w:div w:id="1596285135">
          <w:marLeft w:val="0"/>
          <w:marRight w:val="0"/>
          <w:marTop w:val="0"/>
          <w:marBottom w:val="0"/>
          <w:divBdr>
            <w:top w:val="none" w:sz="0" w:space="0" w:color="auto"/>
            <w:left w:val="none" w:sz="0" w:space="0" w:color="auto"/>
            <w:bottom w:val="none" w:sz="0" w:space="0" w:color="auto"/>
            <w:right w:val="none" w:sz="0" w:space="0" w:color="auto"/>
          </w:divBdr>
        </w:div>
        <w:div w:id="394546241">
          <w:marLeft w:val="0"/>
          <w:marRight w:val="0"/>
          <w:marTop w:val="0"/>
          <w:marBottom w:val="0"/>
          <w:divBdr>
            <w:top w:val="none" w:sz="0" w:space="0" w:color="auto"/>
            <w:left w:val="none" w:sz="0" w:space="0" w:color="auto"/>
            <w:bottom w:val="none" w:sz="0" w:space="0" w:color="auto"/>
            <w:right w:val="none" w:sz="0" w:space="0" w:color="auto"/>
          </w:divBdr>
        </w:div>
        <w:div w:id="1760130903">
          <w:marLeft w:val="0"/>
          <w:marRight w:val="0"/>
          <w:marTop w:val="0"/>
          <w:marBottom w:val="0"/>
          <w:divBdr>
            <w:top w:val="none" w:sz="0" w:space="0" w:color="auto"/>
            <w:left w:val="none" w:sz="0" w:space="0" w:color="auto"/>
            <w:bottom w:val="none" w:sz="0" w:space="0" w:color="auto"/>
            <w:right w:val="none" w:sz="0" w:space="0" w:color="auto"/>
          </w:divBdr>
        </w:div>
        <w:div w:id="2093312430">
          <w:marLeft w:val="0"/>
          <w:marRight w:val="0"/>
          <w:marTop w:val="0"/>
          <w:marBottom w:val="0"/>
          <w:divBdr>
            <w:top w:val="none" w:sz="0" w:space="0" w:color="auto"/>
            <w:left w:val="none" w:sz="0" w:space="0" w:color="auto"/>
            <w:bottom w:val="none" w:sz="0" w:space="0" w:color="auto"/>
            <w:right w:val="none" w:sz="0" w:space="0" w:color="auto"/>
          </w:divBdr>
        </w:div>
        <w:div w:id="1572423871">
          <w:marLeft w:val="0"/>
          <w:marRight w:val="0"/>
          <w:marTop w:val="0"/>
          <w:marBottom w:val="0"/>
          <w:divBdr>
            <w:top w:val="none" w:sz="0" w:space="0" w:color="auto"/>
            <w:left w:val="none" w:sz="0" w:space="0" w:color="auto"/>
            <w:bottom w:val="none" w:sz="0" w:space="0" w:color="auto"/>
            <w:right w:val="none" w:sz="0" w:space="0" w:color="auto"/>
          </w:divBdr>
        </w:div>
        <w:div w:id="1452481176">
          <w:marLeft w:val="0"/>
          <w:marRight w:val="0"/>
          <w:marTop w:val="0"/>
          <w:marBottom w:val="0"/>
          <w:divBdr>
            <w:top w:val="none" w:sz="0" w:space="0" w:color="auto"/>
            <w:left w:val="none" w:sz="0" w:space="0" w:color="auto"/>
            <w:bottom w:val="none" w:sz="0" w:space="0" w:color="auto"/>
            <w:right w:val="none" w:sz="0" w:space="0" w:color="auto"/>
          </w:divBdr>
        </w:div>
        <w:div w:id="1313944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elsevier.com/journals/methodsx/2215-0161/guide-for-authors" TargetMode="Externa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hyperlink" Target="mailto:dib-me@elsevier.com" TargetMode="Externa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hyperlink" Target="https://www.editorialmanager.com/jaerosci/" TargetMode="External"/><Relationship Id="rId9" Type="http://schemas.microsoft.com/office/2016/09/relationships/commentsIds" Target="commentsIds.xml"/><Relationship Id="rId14" Type="http://schemas.openxmlformats.org/officeDocument/2006/relationships/hyperlink" Target="https://www.elsevier.com/MethodsX-tem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9</Pages>
  <Words>2682</Words>
  <Characters>15293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Wanjun Gu</cp:lastModifiedBy>
  <cp:revision>23</cp:revision>
  <dcterms:created xsi:type="dcterms:W3CDTF">2020-07-09T21:33:00Z</dcterms:created>
  <dcterms:modified xsi:type="dcterms:W3CDTF">2020-07-17T18:55:00Z</dcterms:modified>
</cp:coreProperties>
</file>